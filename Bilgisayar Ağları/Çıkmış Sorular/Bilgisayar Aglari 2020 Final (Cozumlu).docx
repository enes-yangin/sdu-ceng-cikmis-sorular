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4C8F" w:rsidRDefault="00EC4C8F" w:rsidP="00EC4C8F">
      <w:pPr>
        <w:jc w:val="center"/>
        <w:sectPr w:rsidR="00EC4C8F" w:rsidSect="00EC4C8F">
          <w:headerReference w:type="default" r:id="rId7"/>
          <w:pgSz w:w="16838" w:h="11906" w:orient="landscape"/>
          <w:pgMar w:top="709" w:right="709" w:bottom="709" w:left="680" w:header="709" w:footer="709" w:gutter="0"/>
          <w:cols w:space="708"/>
          <w:docGrid w:linePitch="360"/>
        </w:sectPr>
      </w:pPr>
      <w:r>
        <w:rPr>
          <w:noProof/>
          <w:lang w:eastAsia="tr-TR"/>
        </w:rPr>
        <w:drawing>
          <wp:anchor distT="0" distB="0" distL="114300" distR="114300" simplePos="0" relativeHeight="251659264" behindDoc="0" locked="0" layoutInCell="1" allowOverlap="1" wp14:anchorId="4AAABFDD" wp14:editId="138F4EEA">
            <wp:simplePos x="0" y="0"/>
            <wp:positionH relativeFrom="margin">
              <wp:align>center</wp:align>
            </wp:positionH>
            <wp:positionV relativeFrom="margin">
              <wp:align>top</wp:align>
            </wp:positionV>
            <wp:extent cx="10462780" cy="5353050"/>
            <wp:effectExtent l="0" t="0" r="0" b="0"/>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pic:blipFill>
                  <pic:spPr bwMode="auto">
                    <a:xfrm>
                      <a:off x="0" y="0"/>
                      <a:ext cx="10462780" cy="5353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305AA" w:rsidRDefault="009404F6" w:rsidP="00EC4C8F">
      <w:r w:rsidRPr="009404F6">
        <w:rPr>
          <w:noProof/>
          <w:lang w:eastAsia="tr-TR"/>
        </w:rPr>
        <w:lastRenderedPageBreak/>
        <w:drawing>
          <wp:inline distT="0" distB="0" distL="0" distR="0">
            <wp:extent cx="6659880" cy="329184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59880" cy="3291840"/>
                    </a:xfrm>
                    <a:prstGeom prst="rect">
                      <a:avLst/>
                    </a:prstGeom>
                    <a:noFill/>
                    <a:ln>
                      <a:noFill/>
                    </a:ln>
                  </pic:spPr>
                </pic:pic>
              </a:graphicData>
            </a:graphic>
          </wp:inline>
        </w:drawing>
      </w:r>
      <w:r w:rsidR="00EC4C8F">
        <w:t>Senaryo.</w:t>
      </w:r>
    </w:p>
    <w:p w:rsidR="00EC4C8F" w:rsidRDefault="00EC4C8F" w:rsidP="00EC4C8F">
      <w:r>
        <w:t xml:space="preserve">Büyük ölçekli bir şirket için ilk sayfada yer alan </w:t>
      </w:r>
      <w:r w:rsidR="0074562E">
        <w:t>topoloji</w:t>
      </w:r>
      <w:r>
        <w:t xml:space="preserve"> diyagramında gösterilen bir</w:t>
      </w:r>
      <w:r w:rsidR="0074562E">
        <w:t xml:space="preserve"> ağ</w:t>
      </w:r>
      <w:r>
        <w:t xml:space="preserve"> tasarım yapılmıştır.  </w:t>
      </w:r>
      <w:r w:rsidR="0074562E">
        <w:t>Bu ağ</w:t>
      </w:r>
      <w:r>
        <w:t xml:space="preserve"> tasarımı için </w:t>
      </w:r>
      <w:r w:rsidR="00BA14A0">
        <w:t xml:space="preserve">şirketin tüm ağında </w:t>
      </w:r>
      <w:r w:rsidRPr="000471A3">
        <w:rPr>
          <w:b/>
        </w:rPr>
        <w:t>172.16.0.0/16 IP adresi LAN ağlar</w:t>
      </w:r>
      <w:r w:rsidR="00BA14A0" w:rsidRPr="000471A3">
        <w:rPr>
          <w:b/>
        </w:rPr>
        <w:t>, 212.134.126.0/24 IP adresi WAN ağlar</w:t>
      </w:r>
      <w:r>
        <w:t xml:space="preserve"> için kullanılması planlanmaktadır. </w:t>
      </w:r>
      <w:r w:rsidR="00310671">
        <w:t xml:space="preserve"> </w:t>
      </w:r>
      <w:r w:rsidR="00310671" w:rsidRPr="000471A3">
        <w:rPr>
          <w:b/>
        </w:rPr>
        <w:t>Bu ağ VLSM tekniği kullanarak alt ağlara bölünmesi düşünülmektedir.</w:t>
      </w:r>
      <w:r w:rsidR="00310671">
        <w:t xml:space="preserve"> </w:t>
      </w:r>
    </w:p>
    <w:p w:rsidR="00310671" w:rsidRDefault="00310671" w:rsidP="00EC4C8F">
      <w:r>
        <w:t>Bu ağın adres gereklilikleri şu şekildedir.</w:t>
      </w:r>
    </w:p>
    <w:p w:rsidR="00BF5DE0" w:rsidRDefault="00BF5DE0" w:rsidP="00310671">
      <w:pPr>
        <w:pStyle w:val="ListeParagraf"/>
        <w:numPr>
          <w:ilvl w:val="0"/>
          <w:numId w:val="1"/>
        </w:numPr>
      </w:pPr>
      <w:r>
        <w:t>Doğu</w:t>
      </w:r>
      <w:r w:rsidR="00310671">
        <w:t xml:space="preserve"> </w:t>
      </w:r>
      <w:r>
        <w:t xml:space="preserve">Bölgesi </w:t>
      </w:r>
      <w:r w:rsidR="00310671">
        <w:t>Ağ</w:t>
      </w:r>
      <w:r>
        <w:t>ı</w:t>
      </w:r>
    </w:p>
    <w:p w:rsidR="00BF5DE0" w:rsidRDefault="00BF5DE0" w:rsidP="00BF5DE0">
      <w:pPr>
        <w:pStyle w:val="ListeParagraf"/>
        <w:numPr>
          <w:ilvl w:val="0"/>
          <w:numId w:val="2"/>
        </w:numPr>
      </w:pPr>
      <w:r>
        <w:t>N – DOĞU LAN1 için 4000 Host IP Adresi gerekmektedir</w:t>
      </w:r>
    </w:p>
    <w:p w:rsidR="00BF5DE0" w:rsidRDefault="00BF5DE0" w:rsidP="00BF5DE0">
      <w:pPr>
        <w:pStyle w:val="ListeParagraf"/>
        <w:numPr>
          <w:ilvl w:val="0"/>
          <w:numId w:val="2"/>
        </w:numPr>
      </w:pPr>
      <w:r>
        <w:t>N- DOĞU LAN2 için 4000 Host IP adresi gerekmektedir.</w:t>
      </w:r>
    </w:p>
    <w:p w:rsidR="00BF5DE0" w:rsidRDefault="00BF5DE0" w:rsidP="00BF5DE0">
      <w:pPr>
        <w:pStyle w:val="ListeParagraf"/>
        <w:numPr>
          <w:ilvl w:val="0"/>
          <w:numId w:val="2"/>
        </w:numPr>
      </w:pPr>
      <w:r>
        <w:t>SB- DOĞU2 LAN1 için 1000 Host IP adresi gerekmektedir.</w:t>
      </w:r>
    </w:p>
    <w:p w:rsidR="00BF5DE0" w:rsidRDefault="00BF5DE0" w:rsidP="00BF5DE0">
      <w:pPr>
        <w:pStyle w:val="ListeParagraf"/>
        <w:numPr>
          <w:ilvl w:val="0"/>
          <w:numId w:val="2"/>
        </w:numPr>
      </w:pPr>
      <w:r>
        <w:t>SB- DOĞU2 LAN2 için 1000 Host IP adresi gerekmektedir.</w:t>
      </w:r>
    </w:p>
    <w:p w:rsidR="00BF5DE0" w:rsidRDefault="00BF5DE0" w:rsidP="00BF5DE0">
      <w:pPr>
        <w:pStyle w:val="ListeParagraf"/>
        <w:numPr>
          <w:ilvl w:val="0"/>
          <w:numId w:val="2"/>
        </w:numPr>
      </w:pPr>
      <w:r>
        <w:t>SB- DOĞU1 LAN1 için 500 Host IP adresi gerekmektedir.</w:t>
      </w:r>
    </w:p>
    <w:p w:rsidR="00BF5DE0" w:rsidRDefault="00BF5DE0" w:rsidP="00BF5DE0">
      <w:pPr>
        <w:pStyle w:val="ListeParagraf"/>
        <w:numPr>
          <w:ilvl w:val="0"/>
          <w:numId w:val="2"/>
        </w:numPr>
      </w:pPr>
      <w:r>
        <w:t>SB- DOĞU1 LAN2 için 500 Host IP adresi gerekmektedir.</w:t>
      </w:r>
    </w:p>
    <w:p w:rsidR="00BF5DE0" w:rsidRDefault="00BF5DE0" w:rsidP="00BF5DE0">
      <w:pPr>
        <w:pStyle w:val="ListeParagraf"/>
        <w:numPr>
          <w:ilvl w:val="0"/>
          <w:numId w:val="2"/>
        </w:numPr>
      </w:pPr>
      <w:r>
        <w:t>ST- DOĞU1 LAN1 için 250 Host IP adresi gerekmektedir.</w:t>
      </w:r>
    </w:p>
    <w:p w:rsidR="00BF5DE0" w:rsidRDefault="00BF5DE0" w:rsidP="00BF5DE0">
      <w:pPr>
        <w:pStyle w:val="ListeParagraf"/>
        <w:numPr>
          <w:ilvl w:val="0"/>
          <w:numId w:val="2"/>
        </w:numPr>
      </w:pPr>
      <w:r>
        <w:t>ST- DOĞU1 LAN2 için 250 Host IP adresi gerekmektedir.</w:t>
      </w:r>
    </w:p>
    <w:p w:rsidR="00BF5DE0" w:rsidRDefault="00BF5DE0" w:rsidP="00BF5DE0">
      <w:pPr>
        <w:pStyle w:val="ListeParagraf"/>
        <w:numPr>
          <w:ilvl w:val="0"/>
          <w:numId w:val="2"/>
        </w:numPr>
      </w:pPr>
      <w:r>
        <w:t>ST- DOĞU2 LAN1 için 125 Host IP adresi gerekmektedir.</w:t>
      </w:r>
    </w:p>
    <w:p w:rsidR="00BF5DE0" w:rsidRDefault="00BF5DE0" w:rsidP="00BF5DE0">
      <w:pPr>
        <w:pStyle w:val="ListeParagraf"/>
        <w:numPr>
          <w:ilvl w:val="0"/>
          <w:numId w:val="2"/>
        </w:numPr>
      </w:pPr>
      <w:r>
        <w:t>ST- DOĞU2 LAN2 için 125 Host IP adresi gerekmektedir.</w:t>
      </w:r>
    </w:p>
    <w:p w:rsidR="00BF5DE0" w:rsidRDefault="00BF5DE0" w:rsidP="00BF5DE0">
      <w:pPr>
        <w:pStyle w:val="ListeParagraf"/>
        <w:ind w:left="1080"/>
      </w:pPr>
    </w:p>
    <w:p w:rsidR="00310671" w:rsidRDefault="00310671" w:rsidP="00310671">
      <w:pPr>
        <w:pStyle w:val="ListeParagraf"/>
        <w:numPr>
          <w:ilvl w:val="0"/>
          <w:numId w:val="1"/>
        </w:numPr>
      </w:pPr>
      <w:r>
        <w:t xml:space="preserve"> </w:t>
      </w:r>
      <w:r w:rsidR="00BF5DE0">
        <w:t>Batı Bölgesi Ağı</w:t>
      </w:r>
    </w:p>
    <w:p w:rsidR="00BF5DE0" w:rsidRDefault="00BF5DE0" w:rsidP="00BF5DE0">
      <w:pPr>
        <w:pStyle w:val="ListeParagraf"/>
        <w:numPr>
          <w:ilvl w:val="0"/>
          <w:numId w:val="2"/>
        </w:numPr>
      </w:pPr>
      <w:r>
        <w:t>S – BATI LAN1 için 4000 HOST IP Adresi gerekmektedir.</w:t>
      </w:r>
    </w:p>
    <w:p w:rsidR="00BF5DE0" w:rsidRDefault="00BF5DE0" w:rsidP="00BF5DE0">
      <w:pPr>
        <w:pStyle w:val="ListeParagraf"/>
        <w:numPr>
          <w:ilvl w:val="0"/>
          <w:numId w:val="2"/>
        </w:numPr>
      </w:pPr>
      <w:r>
        <w:t>S – BATI LAN2 için 4000 HOST IP Adresi gerekmektedir.</w:t>
      </w:r>
    </w:p>
    <w:p w:rsidR="00BF5DE0" w:rsidRDefault="00BF5DE0" w:rsidP="00BF5DE0">
      <w:pPr>
        <w:pStyle w:val="ListeParagraf"/>
        <w:numPr>
          <w:ilvl w:val="0"/>
          <w:numId w:val="2"/>
        </w:numPr>
      </w:pPr>
      <w:r>
        <w:t>NB – BATI1 LAN1 için 2000 HOST IP Adresi gerekmektedir.</w:t>
      </w:r>
    </w:p>
    <w:p w:rsidR="00BF5DE0" w:rsidRDefault="00BF5DE0" w:rsidP="00BF5DE0">
      <w:pPr>
        <w:pStyle w:val="ListeParagraf"/>
        <w:numPr>
          <w:ilvl w:val="0"/>
          <w:numId w:val="2"/>
        </w:numPr>
      </w:pPr>
      <w:r>
        <w:t>NB – BATI1 LAN2 için 2000 HOST IP Adresi gerekmektedir.</w:t>
      </w:r>
    </w:p>
    <w:p w:rsidR="00BF5DE0" w:rsidRDefault="00BF5DE0" w:rsidP="00BF5DE0">
      <w:pPr>
        <w:pStyle w:val="ListeParagraf"/>
        <w:numPr>
          <w:ilvl w:val="0"/>
          <w:numId w:val="2"/>
        </w:numPr>
      </w:pPr>
      <w:r>
        <w:t>NB – BATI2 LAN1 için 1000 HOST IP Adresi gerekmektedir.</w:t>
      </w:r>
    </w:p>
    <w:p w:rsidR="00BF5DE0" w:rsidRDefault="00BF5DE0" w:rsidP="00BF5DE0">
      <w:pPr>
        <w:pStyle w:val="ListeParagraf"/>
        <w:numPr>
          <w:ilvl w:val="0"/>
          <w:numId w:val="2"/>
        </w:numPr>
      </w:pPr>
      <w:r>
        <w:t>NB – BATI2 LAN2 için 1000 HOST IP Adresi gerekmektedir.</w:t>
      </w:r>
    </w:p>
    <w:p w:rsidR="00BF5DE0" w:rsidRDefault="00BF5DE0" w:rsidP="00BF5DE0">
      <w:pPr>
        <w:pStyle w:val="ListeParagraf"/>
        <w:ind w:left="1080"/>
      </w:pPr>
    </w:p>
    <w:p w:rsidR="00BF5DE0" w:rsidRDefault="00BF5DE0" w:rsidP="00310671">
      <w:pPr>
        <w:pStyle w:val="ListeParagraf"/>
        <w:numPr>
          <w:ilvl w:val="0"/>
          <w:numId w:val="1"/>
        </w:numPr>
      </w:pPr>
      <w:r>
        <w:t>Merkez Bölgesi Ağı</w:t>
      </w:r>
    </w:p>
    <w:p w:rsidR="00BA14A0" w:rsidRDefault="00BA14A0" w:rsidP="00BA14A0">
      <w:pPr>
        <w:pStyle w:val="ListeParagraf"/>
        <w:numPr>
          <w:ilvl w:val="0"/>
          <w:numId w:val="2"/>
        </w:numPr>
      </w:pPr>
      <w:r>
        <w:t>MERKEZ LAN1 için 8000 HOST IP adresi gerekmektedir.</w:t>
      </w:r>
    </w:p>
    <w:p w:rsidR="00BA14A0" w:rsidRDefault="00BA14A0" w:rsidP="00BA14A0">
      <w:pPr>
        <w:pStyle w:val="ListeParagraf"/>
        <w:numPr>
          <w:ilvl w:val="0"/>
          <w:numId w:val="2"/>
        </w:numPr>
      </w:pPr>
      <w:r>
        <w:t>MERKEZ LAN2 için 4000 HOST IP adresi gerekmektedir.</w:t>
      </w:r>
    </w:p>
    <w:p w:rsidR="00435542" w:rsidRPr="009404F6" w:rsidRDefault="00BA14A0" w:rsidP="003340D1">
      <w:pPr>
        <w:pStyle w:val="ListeParagraf"/>
        <w:numPr>
          <w:ilvl w:val="0"/>
          <w:numId w:val="1"/>
        </w:numPr>
        <w:rPr>
          <w:b/>
        </w:rPr>
      </w:pPr>
      <w:r>
        <w:t>Her yönlendirici arasındaki WAN Bağlantıları için bir IP adresi gerekecektir.</w:t>
      </w:r>
    </w:p>
    <w:p w:rsidR="003340D1" w:rsidRDefault="000471A3" w:rsidP="003340D1">
      <w:pPr>
        <w:rPr>
          <w:b/>
        </w:rPr>
      </w:pPr>
      <w:r>
        <w:rPr>
          <w:b/>
        </w:rPr>
        <w:lastRenderedPageBreak/>
        <w:t>Soru</w:t>
      </w:r>
      <w:r w:rsidR="00435542">
        <w:rPr>
          <w:b/>
        </w:rPr>
        <w:t>1</w:t>
      </w:r>
      <w:r w:rsidR="003340D1">
        <w:rPr>
          <w:b/>
        </w:rPr>
        <w:t xml:space="preserve">. Senaryoda belirtilen Geniş Alan Ağları (WAN) için ağ adresi, ilk ve son Kullanılabilir </w:t>
      </w:r>
      <w:proofErr w:type="spellStart"/>
      <w:r w:rsidR="003340D1">
        <w:rPr>
          <w:b/>
        </w:rPr>
        <w:t>IPler</w:t>
      </w:r>
      <w:proofErr w:type="spellEnd"/>
      <w:r w:rsidR="003340D1">
        <w:rPr>
          <w:b/>
        </w:rPr>
        <w:t>, Yayın adresi ve alt ağ maskesini bir tablo halinde yazınız?</w:t>
      </w:r>
      <w:r w:rsidR="00FD7B3E">
        <w:rPr>
          <w:b/>
        </w:rPr>
        <w:t xml:space="preserve"> (</w:t>
      </w:r>
      <w:r w:rsidR="00B97F12">
        <w:rPr>
          <w:b/>
        </w:rPr>
        <w:t>20</w:t>
      </w:r>
      <w:r w:rsidR="00FD7B3E">
        <w:rPr>
          <w:b/>
        </w:rPr>
        <w:t xml:space="preserve"> puan)</w:t>
      </w:r>
    </w:p>
    <w:tbl>
      <w:tblPr>
        <w:tblStyle w:val="TabloKlavuzu"/>
        <w:tblW w:w="10589" w:type="dxa"/>
        <w:tblLook w:val="04A0" w:firstRow="1" w:lastRow="0" w:firstColumn="1" w:lastColumn="0" w:noHBand="0" w:noVBand="1"/>
      </w:tblPr>
      <w:tblGrid>
        <w:gridCol w:w="2024"/>
        <w:gridCol w:w="1822"/>
        <w:gridCol w:w="1619"/>
        <w:gridCol w:w="1673"/>
        <w:gridCol w:w="1832"/>
        <w:gridCol w:w="1619"/>
      </w:tblGrid>
      <w:tr w:rsidR="003500A9" w:rsidTr="00435542">
        <w:tc>
          <w:tcPr>
            <w:tcW w:w="2208" w:type="dxa"/>
          </w:tcPr>
          <w:p w:rsidR="00435542" w:rsidRDefault="00435542" w:rsidP="003340D1">
            <w:pPr>
              <w:rPr>
                <w:b/>
              </w:rPr>
            </w:pPr>
            <w:r>
              <w:rPr>
                <w:b/>
              </w:rPr>
              <w:t>WAN Bağlantısı</w:t>
            </w:r>
          </w:p>
        </w:tc>
        <w:tc>
          <w:tcPr>
            <w:tcW w:w="1840" w:type="dxa"/>
          </w:tcPr>
          <w:p w:rsidR="00435542" w:rsidRDefault="00435542" w:rsidP="003340D1">
            <w:pPr>
              <w:rPr>
                <w:b/>
              </w:rPr>
            </w:pPr>
            <w:r>
              <w:rPr>
                <w:b/>
              </w:rPr>
              <w:t>Alt Ağ Maskesi</w:t>
            </w:r>
          </w:p>
        </w:tc>
        <w:tc>
          <w:tcPr>
            <w:tcW w:w="1391" w:type="dxa"/>
          </w:tcPr>
          <w:p w:rsidR="00435542" w:rsidRDefault="00435542" w:rsidP="003340D1">
            <w:pPr>
              <w:rPr>
                <w:b/>
              </w:rPr>
            </w:pPr>
            <w:r>
              <w:rPr>
                <w:b/>
              </w:rPr>
              <w:t>Ağ Adresi</w:t>
            </w:r>
          </w:p>
        </w:tc>
        <w:tc>
          <w:tcPr>
            <w:tcW w:w="1684" w:type="dxa"/>
          </w:tcPr>
          <w:p w:rsidR="00435542" w:rsidRDefault="00435542" w:rsidP="003340D1">
            <w:pPr>
              <w:rPr>
                <w:b/>
              </w:rPr>
            </w:pPr>
            <w:r>
              <w:rPr>
                <w:b/>
              </w:rPr>
              <w:t>İlk Kullanılabilir IP Adres</w:t>
            </w:r>
          </w:p>
        </w:tc>
        <w:tc>
          <w:tcPr>
            <w:tcW w:w="1875" w:type="dxa"/>
          </w:tcPr>
          <w:p w:rsidR="00435542" w:rsidRDefault="00435542" w:rsidP="003340D1">
            <w:pPr>
              <w:rPr>
                <w:b/>
              </w:rPr>
            </w:pPr>
            <w:r>
              <w:rPr>
                <w:b/>
              </w:rPr>
              <w:t>Son Kullanılabilir IP Adres</w:t>
            </w:r>
          </w:p>
        </w:tc>
        <w:tc>
          <w:tcPr>
            <w:tcW w:w="1591" w:type="dxa"/>
          </w:tcPr>
          <w:p w:rsidR="00435542" w:rsidRDefault="00435542" w:rsidP="003340D1">
            <w:pPr>
              <w:rPr>
                <w:b/>
              </w:rPr>
            </w:pPr>
            <w:r>
              <w:rPr>
                <w:b/>
              </w:rPr>
              <w:t>Yayın Adresi</w:t>
            </w:r>
          </w:p>
        </w:tc>
      </w:tr>
      <w:tr w:rsidR="003500A9" w:rsidTr="00435542">
        <w:tc>
          <w:tcPr>
            <w:tcW w:w="2208" w:type="dxa"/>
          </w:tcPr>
          <w:p w:rsidR="00435542" w:rsidRPr="00435542" w:rsidRDefault="00435542" w:rsidP="003340D1">
            <w:pPr>
              <w:rPr>
                <w:b/>
                <w:sz w:val="20"/>
                <w:szCs w:val="20"/>
              </w:rPr>
            </w:pPr>
            <w:r w:rsidRPr="00435542">
              <w:rPr>
                <w:b/>
                <w:sz w:val="20"/>
                <w:szCs w:val="20"/>
              </w:rPr>
              <w:t>YK – DOĞU</w:t>
            </w:r>
          </w:p>
        </w:tc>
        <w:tc>
          <w:tcPr>
            <w:tcW w:w="1840" w:type="dxa"/>
          </w:tcPr>
          <w:p w:rsidR="00435542" w:rsidRPr="00435542" w:rsidRDefault="00664118" w:rsidP="003340D1">
            <w:pPr>
              <w:rPr>
                <w:b/>
                <w:color w:val="FF0000"/>
              </w:rPr>
            </w:pPr>
            <w:ins w:id="72" w:author="" w:date="2020-06-19T14:56:00Z">
              <w:r>
                <w:rPr>
                  <w:b/>
                  <w:color w:val="FF0000"/>
                </w:rPr>
                <w:t>255.255.255.252</w:t>
              </w:r>
            </w:ins>
          </w:p>
        </w:tc>
        <w:tc>
          <w:tcPr>
            <w:tcW w:w="1391" w:type="dxa"/>
          </w:tcPr>
          <w:p w:rsidR="00435542" w:rsidRPr="00435542" w:rsidRDefault="00660A58" w:rsidP="003340D1">
            <w:pPr>
              <w:rPr>
                <w:b/>
                <w:color w:val="FF0000"/>
              </w:rPr>
            </w:pPr>
            <w:ins w:id="73" w:author="" w:date="2020-06-19T14:49:00Z">
              <w:r>
                <w:rPr>
                  <w:b/>
                  <w:color w:val="FF0000"/>
                </w:rPr>
                <w:t>212.134.126.0</w:t>
              </w:r>
            </w:ins>
          </w:p>
        </w:tc>
        <w:tc>
          <w:tcPr>
            <w:tcW w:w="1684" w:type="dxa"/>
          </w:tcPr>
          <w:p w:rsidR="00435542" w:rsidRPr="00435542" w:rsidRDefault="00660A58" w:rsidP="003340D1">
            <w:pPr>
              <w:rPr>
                <w:b/>
                <w:color w:val="FF0000"/>
              </w:rPr>
            </w:pPr>
            <w:ins w:id="74" w:author="" w:date="2020-06-19T14:49:00Z">
              <w:r>
                <w:rPr>
                  <w:b/>
                  <w:color w:val="FF0000"/>
                </w:rPr>
                <w:t>212.134.126.</w:t>
              </w:r>
              <w:r w:rsidR="003500A9">
                <w:rPr>
                  <w:b/>
                  <w:color w:val="FF0000"/>
                </w:rPr>
                <w:t>1</w:t>
              </w:r>
            </w:ins>
          </w:p>
        </w:tc>
        <w:tc>
          <w:tcPr>
            <w:tcW w:w="1875" w:type="dxa"/>
          </w:tcPr>
          <w:p w:rsidR="00435542" w:rsidRPr="00435542" w:rsidRDefault="00660A58" w:rsidP="003340D1">
            <w:pPr>
              <w:rPr>
                <w:b/>
                <w:color w:val="FF0000"/>
              </w:rPr>
            </w:pPr>
            <w:ins w:id="75" w:author="" w:date="2020-06-19T14:49:00Z">
              <w:r>
                <w:rPr>
                  <w:b/>
                  <w:color w:val="FF0000"/>
                </w:rPr>
                <w:t>212.134.126.</w:t>
              </w:r>
              <w:r w:rsidR="00664118">
                <w:rPr>
                  <w:b/>
                  <w:color w:val="FF0000"/>
                </w:rPr>
                <w:t>2</w:t>
              </w:r>
            </w:ins>
          </w:p>
        </w:tc>
        <w:tc>
          <w:tcPr>
            <w:tcW w:w="1591" w:type="dxa"/>
          </w:tcPr>
          <w:p w:rsidR="00435542" w:rsidRPr="00435542" w:rsidRDefault="00660A58" w:rsidP="003340D1">
            <w:pPr>
              <w:rPr>
                <w:b/>
                <w:color w:val="FF0000"/>
              </w:rPr>
            </w:pPr>
            <w:ins w:id="76" w:author="" w:date="2020-06-19T14:49:00Z">
              <w:r>
                <w:rPr>
                  <w:b/>
                  <w:color w:val="FF0000"/>
                </w:rPr>
                <w:t>212.134.126.</w:t>
              </w:r>
              <w:r w:rsidR="00664118">
                <w:rPr>
                  <w:b/>
                  <w:color w:val="FF0000"/>
                </w:rPr>
                <w:t>3</w:t>
              </w:r>
            </w:ins>
          </w:p>
        </w:tc>
      </w:tr>
      <w:tr w:rsidR="003500A9" w:rsidTr="00435542">
        <w:tc>
          <w:tcPr>
            <w:tcW w:w="2208" w:type="dxa"/>
          </w:tcPr>
          <w:p w:rsidR="00435542" w:rsidRPr="00435542" w:rsidRDefault="00435542" w:rsidP="003340D1">
            <w:pPr>
              <w:rPr>
                <w:b/>
                <w:sz w:val="20"/>
                <w:szCs w:val="20"/>
              </w:rPr>
            </w:pPr>
            <w:r w:rsidRPr="00435542">
              <w:rPr>
                <w:b/>
                <w:sz w:val="20"/>
                <w:szCs w:val="20"/>
              </w:rPr>
              <w:t>DOĞU – N-DOĞU</w:t>
            </w:r>
          </w:p>
        </w:tc>
        <w:tc>
          <w:tcPr>
            <w:tcW w:w="1840" w:type="dxa"/>
          </w:tcPr>
          <w:p w:rsidR="00435542" w:rsidRPr="00435542" w:rsidRDefault="00664118" w:rsidP="003340D1">
            <w:pPr>
              <w:rPr>
                <w:b/>
                <w:color w:val="FF0000"/>
              </w:rPr>
            </w:pPr>
            <w:ins w:id="77" w:author="" w:date="2020-06-19T14:56:00Z">
              <w:r>
                <w:rPr>
                  <w:b/>
                  <w:color w:val="FF0000"/>
                </w:rPr>
                <w:t>255.255.255.252</w:t>
              </w:r>
            </w:ins>
          </w:p>
        </w:tc>
        <w:tc>
          <w:tcPr>
            <w:tcW w:w="1391" w:type="dxa"/>
          </w:tcPr>
          <w:p w:rsidR="00435542" w:rsidRPr="00435542" w:rsidRDefault="00660A58" w:rsidP="003340D1">
            <w:pPr>
              <w:rPr>
                <w:b/>
                <w:color w:val="FF0000"/>
              </w:rPr>
            </w:pPr>
            <w:ins w:id="78" w:author="" w:date="2020-06-19T14:49:00Z">
              <w:r>
                <w:rPr>
                  <w:b/>
                  <w:color w:val="FF0000"/>
                </w:rPr>
                <w:t>212.134.126.</w:t>
              </w:r>
              <w:r w:rsidR="003528C1">
                <w:rPr>
                  <w:b/>
                  <w:color w:val="FF0000"/>
                </w:rPr>
                <w:t>4</w:t>
              </w:r>
            </w:ins>
          </w:p>
        </w:tc>
        <w:tc>
          <w:tcPr>
            <w:tcW w:w="1684" w:type="dxa"/>
          </w:tcPr>
          <w:p w:rsidR="00435542" w:rsidRPr="00435542" w:rsidRDefault="00660A58" w:rsidP="003340D1">
            <w:pPr>
              <w:rPr>
                <w:b/>
                <w:color w:val="FF0000"/>
              </w:rPr>
            </w:pPr>
            <w:ins w:id="79" w:author="" w:date="2020-06-19T14:49:00Z">
              <w:r>
                <w:rPr>
                  <w:b/>
                  <w:color w:val="FF0000"/>
                </w:rPr>
                <w:t>212.134.126.</w:t>
              </w:r>
              <w:r w:rsidR="003500A9">
                <w:rPr>
                  <w:b/>
                  <w:color w:val="FF0000"/>
                </w:rPr>
                <w:t>5</w:t>
              </w:r>
            </w:ins>
          </w:p>
        </w:tc>
        <w:tc>
          <w:tcPr>
            <w:tcW w:w="1875" w:type="dxa"/>
          </w:tcPr>
          <w:p w:rsidR="00435542" w:rsidRPr="00435542" w:rsidRDefault="00660A58" w:rsidP="003340D1">
            <w:pPr>
              <w:rPr>
                <w:b/>
                <w:color w:val="FF0000"/>
              </w:rPr>
            </w:pPr>
            <w:ins w:id="80" w:author="" w:date="2020-06-19T14:49:00Z">
              <w:r>
                <w:rPr>
                  <w:b/>
                  <w:color w:val="FF0000"/>
                </w:rPr>
                <w:t>212.134.126.</w:t>
              </w:r>
              <w:r w:rsidR="00664118">
                <w:rPr>
                  <w:b/>
                  <w:color w:val="FF0000"/>
                </w:rPr>
                <w:t>6</w:t>
              </w:r>
            </w:ins>
          </w:p>
        </w:tc>
        <w:tc>
          <w:tcPr>
            <w:tcW w:w="1591" w:type="dxa"/>
          </w:tcPr>
          <w:p w:rsidR="00435542" w:rsidRPr="00435542" w:rsidRDefault="00660A58" w:rsidP="003340D1">
            <w:pPr>
              <w:rPr>
                <w:b/>
                <w:color w:val="FF0000"/>
              </w:rPr>
            </w:pPr>
            <w:ins w:id="81" w:author="" w:date="2020-06-19T14:49:00Z">
              <w:r>
                <w:rPr>
                  <w:b/>
                  <w:color w:val="FF0000"/>
                </w:rPr>
                <w:t>212.134.1</w:t>
              </w:r>
              <w:r w:rsidR="00664118">
                <w:rPr>
                  <w:b/>
                  <w:color w:val="FF0000"/>
                </w:rPr>
                <w:t>26.7</w:t>
              </w:r>
            </w:ins>
          </w:p>
        </w:tc>
      </w:tr>
      <w:tr w:rsidR="003500A9" w:rsidTr="00435542">
        <w:tc>
          <w:tcPr>
            <w:tcW w:w="2208" w:type="dxa"/>
          </w:tcPr>
          <w:p w:rsidR="00435542" w:rsidRPr="00435542" w:rsidRDefault="00435542" w:rsidP="003340D1">
            <w:pPr>
              <w:rPr>
                <w:b/>
                <w:sz w:val="20"/>
                <w:szCs w:val="20"/>
              </w:rPr>
            </w:pPr>
            <w:r w:rsidRPr="00435542">
              <w:rPr>
                <w:b/>
                <w:sz w:val="20"/>
                <w:szCs w:val="20"/>
              </w:rPr>
              <w:t>DOĞU – S-DOĞU</w:t>
            </w:r>
          </w:p>
        </w:tc>
        <w:tc>
          <w:tcPr>
            <w:tcW w:w="1840" w:type="dxa"/>
          </w:tcPr>
          <w:p w:rsidR="00435542" w:rsidRPr="00435542" w:rsidRDefault="00664118" w:rsidP="003340D1">
            <w:pPr>
              <w:rPr>
                <w:b/>
                <w:color w:val="FF0000"/>
              </w:rPr>
            </w:pPr>
            <w:ins w:id="82" w:author="" w:date="2020-06-19T14:56:00Z">
              <w:r>
                <w:rPr>
                  <w:b/>
                  <w:color w:val="FF0000"/>
                </w:rPr>
                <w:t>255.255.255.252</w:t>
              </w:r>
            </w:ins>
          </w:p>
        </w:tc>
        <w:tc>
          <w:tcPr>
            <w:tcW w:w="1391" w:type="dxa"/>
          </w:tcPr>
          <w:p w:rsidR="00435542" w:rsidRPr="00435542" w:rsidRDefault="00660A58" w:rsidP="003340D1">
            <w:pPr>
              <w:rPr>
                <w:b/>
                <w:color w:val="FF0000"/>
              </w:rPr>
            </w:pPr>
            <w:ins w:id="83" w:author="" w:date="2020-06-19T14:49:00Z">
              <w:r>
                <w:rPr>
                  <w:b/>
                  <w:color w:val="FF0000"/>
                </w:rPr>
                <w:t>212.134.126.</w:t>
              </w:r>
              <w:r w:rsidR="003528C1">
                <w:rPr>
                  <w:b/>
                  <w:color w:val="FF0000"/>
                </w:rPr>
                <w:t>8</w:t>
              </w:r>
            </w:ins>
          </w:p>
        </w:tc>
        <w:tc>
          <w:tcPr>
            <w:tcW w:w="1684" w:type="dxa"/>
          </w:tcPr>
          <w:p w:rsidR="00435542" w:rsidRPr="00435542" w:rsidRDefault="00660A58" w:rsidP="003340D1">
            <w:pPr>
              <w:rPr>
                <w:b/>
                <w:color w:val="FF0000"/>
              </w:rPr>
            </w:pPr>
            <w:ins w:id="84" w:author="" w:date="2020-06-19T14:49:00Z">
              <w:r>
                <w:rPr>
                  <w:b/>
                  <w:color w:val="FF0000"/>
                </w:rPr>
                <w:t>212.134.126.</w:t>
              </w:r>
              <w:r w:rsidR="003500A9">
                <w:rPr>
                  <w:b/>
                  <w:color w:val="FF0000"/>
                </w:rPr>
                <w:t>9</w:t>
              </w:r>
            </w:ins>
          </w:p>
        </w:tc>
        <w:tc>
          <w:tcPr>
            <w:tcW w:w="1875" w:type="dxa"/>
          </w:tcPr>
          <w:p w:rsidR="00435542" w:rsidRPr="00435542" w:rsidRDefault="00660A58" w:rsidP="003340D1">
            <w:pPr>
              <w:rPr>
                <w:b/>
                <w:color w:val="FF0000"/>
              </w:rPr>
            </w:pPr>
            <w:ins w:id="85" w:author="" w:date="2020-06-19T14:49:00Z">
              <w:r>
                <w:rPr>
                  <w:b/>
                  <w:color w:val="FF0000"/>
                </w:rPr>
                <w:t>212.134.126.</w:t>
              </w:r>
              <w:r w:rsidR="00664118">
                <w:rPr>
                  <w:b/>
                  <w:color w:val="FF0000"/>
                </w:rPr>
                <w:t>10</w:t>
              </w:r>
            </w:ins>
          </w:p>
        </w:tc>
        <w:tc>
          <w:tcPr>
            <w:tcW w:w="1591" w:type="dxa"/>
          </w:tcPr>
          <w:p w:rsidR="00435542" w:rsidRPr="00435542" w:rsidRDefault="00660A58" w:rsidP="003340D1">
            <w:pPr>
              <w:rPr>
                <w:b/>
                <w:color w:val="FF0000"/>
              </w:rPr>
            </w:pPr>
            <w:ins w:id="86" w:author="" w:date="2020-06-19T14:49:00Z">
              <w:r>
                <w:rPr>
                  <w:b/>
                  <w:color w:val="FF0000"/>
                </w:rPr>
                <w:t>212.134.126.</w:t>
              </w:r>
              <w:r w:rsidR="00664118">
                <w:rPr>
                  <w:b/>
                  <w:color w:val="FF0000"/>
                </w:rPr>
                <w:t>11</w:t>
              </w:r>
            </w:ins>
          </w:p>
        </w:tc>
      </w:tr>
      <w:tr w:rsidR="003500A9" w:rsidTr="00435542">
        <w:tc>
          <w:tcPr>
            <w:tcW w:w="2208" w:type="dxa"/>
          </w:tcPr>
          <w:p w:rsidR="00435542" w:rsidRPr="00435542" w:rsidRDefault="00435542" w:rsidP="003340D1">
            <w:pPr>
              <w:rPr>
                <w:b/>
                <w:sz w:val="20"/>
                <w:szCs w:val="20"/>
              </w:rPr>
            </w:pPr>
            <w:r w:rsidRPr="00435542">
              <w:rPr>
                <w:b/>
                <w:sz w:val="20"/>
                <w:szCs w:val="20"/>
              </w:rPr>
              <w:t>S-DOĞU – SBDOĞU1</w:t>
            </w:r>
          </w:p>
        </w:tc>
        <w:tc>
          <w:tcPr>
            <w:tcW w:w="1840" w:type="dxa"/>
          </w:tcPr>
          <w:p w:rsidR="00435542" w:rsidRPr="00435542" w:rsidRDefault="00664118" w:rsidP="003340D1">
            <w:pPr>
              <w:rPr>
                <w:b/>
                <w:color w:val="FF0000"/>
              </w:rPr>
            </w:pPr>
            <w:ins w:id="87" w:author="" w:date="2020-06-19T14:56:00Z">
              <w:r>
                <w:rPr>
                  <w:b/>
                  <w:color w:val="FF0000"/>
                </w:rPr>
                <w:t>255.255.255.252</w:t>
              </w:r>
            </w:ins>
          </w:p>
        </w:tc>
        <w:tc>
          <w:tcPr>
            <w:tcW w:w="1391" w:type="dxa"/>
          </w:tcPr>
          <w:p w:rsidR="00435542" w:rsidRPr="00435542" w:rsidRDefault="00660A58" w:rsidP="003340D1">
            <w:pPr>
              <w:rPr>
                <w:b/>
                <w:color w:val="FF0000"/>
              </w:rPr>
            </w:pPr>
            <w:ins w:id="88" w:author="" w:date="2020-06-19T14:49:00Z">
              <w:r>
                <w:rPr>
                  <w:b/>
                  <w:color w:val="FF0000"/>
                </w:rPr>
                <w:t>212.134.126.</w:t>
              </w:r>
              <w:r w:rsidR="003528C1">
                <w:rPr>
                  <w:b/>
                  <w:color w:val="FF0000"/>
                </w:rPr>
                <w:t>12</w:t>
              </w:r>
            </w:ins>
          </w:p>
        </w:tc>
        <w:tc>
          <w:tcPr>
            <w:tcW w:w="1684" w:type="dxa"/>
          </w:tcPr>
          <w:p w:rsidR="00435542" w:rsidRPr="00435542" w:rsidRDefault="00660A58" w:rsidP="003340D1">
            <w:pPr>
              <w:rPr>
                <w:b/>
                <w:color w:val="FF0000"/>
              </w:rPr>
            </w:pPr>
            <w:ins w:id="89" w:author="" w:date="2020-06-19T14:50:00Z">
              <w:r>
                <w:rPr>
                  <w:b/>
                  <w:color w:val="FF0000"/>
                </w:rPr>
                <w:t>212.134.126.</w:t>
              </w:r>
              <w:r w:rsidR="003500A9">
                <w:rPr>
                  <w:b/>
                  <w:color w:val="FF0000"/>
                </w:rPr>
                <w:t>13</w:t>
              </w:r>
            </w:ins>
          </w:p>
        </w:tc>
        <w:tc>
          <w:tcPr>
            <w:tcW w:w="1875" w:type="dxa"/>
          </w:tcPr>
          <w:p w:rsidR="00435542" w:rsidRPr="00435542" w:rsidRDefault="00660A58" w:rsidP="003340D1">
            <w:pPr>
              <w:rPr>
                <w:b/>
                <w:color w:val="FF0000"/>
              </w:rPr>
            </w:pPr>
            <w:ins w:id="90" w:author="" w:date="2020-06-19T14:50:00Z">
              <w:r>
                <w:rPr>
                  <w:b/>
                  <w:color w:val="FF0000"/>
                </w:rPr>
                <w:t>212.134.126.</w:t>
              </w:r>
              <w:r w:rsidR="00664118">
                <w:rPr>
                  <w:b/>
                  <w:color w:val="FF0000"/>
                </w:rPr>
                <w:t>14</w:t>
              </w:r>
            </w:ins>
          </w:p>
        </w:tc>
        <w:tc>
          <w:tcPr>
            <w:tcW w:w="1591" w:type="dxa"/>
          </w:tcPr>
          <w:p w:rsidR="00435542" w:rsidRPr="00435542" w:rsidRDefault="00660A58" w:rsidP="003340D1">
            <w:pPr>
              <w:rPr>
                <w:b/>
                <w:color w:val="FF0000"/>
              </w:rPr>
            </w:pPr>
            <w:ins w:id="91" w:author="" w:date="2020-06-19T14:50:00Z">
              <w:r>
                <w:rPr>
                  <w:b/>
                  <w:color w:val="FF0000"/>
                </w:rPr>
                <w:t>212.134.126.</w:t>
              </w:r>
              <w:r w:rsidR="00664118">
                <w:rPr>
                  <w:b/>
                  <w:color w:val="FF0000"/>
                </w:rPr>
                <w:t>15</w:t>
              </w:r>
            </w:ins>
          </w:p>
        </w:tc>
      </w:tr>
      <w:tr w:rsidR="003500A9" w:rsidTr="00435542">
        <w:tc>
          <w:tcPr>
            <w:tcW w:w="2208" w:type="dxa"/>
          </w:tcPr>
          <w:p w:rsidR="00435542" w:rsidRPr="00435542" w:rsidRDefault="00435542" w:rsidP="003340D1">
            <w:pPr>
              <w:rPr>
                <w:b/>
                <w:sz w:val="20"/>
                <w:szCs w:val="20"/>
              </w:rPr>
            </w:pPr>
            <w:r w:rsidRPr="00435542">
              <w:rPr>
                <w:b/>
                <w:sz w:val="20"/>
                <w:szCs w:val="20"/>
              </w:rPr>
              <w:t>S-DOĞU-SB-DOĞU2</w:t>
            </w:r>
          </w:p>
        </w:tc>
        <w:tc>
          <w:tcPr>
            <w:tcW w:w="1840" w:type="dxa"/>
          </w:tcPr>
          <w:p w:rsidR="00435542" w:rsidRPr="00435542" w:rsidRDefault="00664118" w:rsidP="003340D1">
            <w:pPr>
              <w:rPr>
                <w:b/>
                <w:color w:val="FF0000"/>
              </w:rPr>
            </w:pPr>
            <w:ins w:id="92" w:author="" w:date="2020-06-19T14:56:00Z">
              <w:r>
                <w:rPr>
                  <w:b/>
                  <w:color w:val="FF0000"/>
                </w:rPr>
                <w:t>255.255.255.252</w:t>
              </w:r>
            </w:ins>
          </w:p>
        </w:tc>
        <w:tc>
          <w:tcPr>
            <w:tcW w:w="1391" w:type="dxa"/>
          </w:tcPr>
          <w:p w:rsidR="00435542" w:rsidRPr="00435542" w:rsidRDefault="00660A58" w:rsidP="003340D1">
            <w:pPr>
              <w:rPr>
                <w:b/>
                <w:color w:val="FF0000"/>
              </w:rPr>
            </w:pPr>
            <w:ins w:id="93" w:author="" w:date="2020-06-19T14:49:00Z">
              <w:r>
                <w:rPr>
                  <w:b/>
                  <w:color w:val="FF0000"/>
                </w:rPr>
                <w:t>212.134.126.</w:t>
              </w:r>
              <w:r w:rsidR="003528C1">
                <w:rPr>
                  <w:b/>
                  <w:color w:val="FF0000"/>
                </w:rPr>
                <w:t>16</w:t>
              </w:r>
            </w:ins>
          </w:p>
        </w:tc>
        <w:tc>
          <w:tcPr>
            <w:tcW w:w="1684" w:type="dxa"/>
          </w:tcPr>
          <w:p w:rsidR="00435542" w:rsidRPr="00435542" w:rsidRDefault="00660A58" w:rsidP="003340D1">
            <w:pPr>
              <w:rPr>
                <w:b/>
                <w:color w:val="FF0000"/>
              </w:rPr>
            </w:pPr>
            <w:ins w:id="94" w:author="" w:date="2020-06-19T14:50:00Z">
              <w:r>
                <w:rPr>
                  <w:b/>
                  <w:color w:val="FF0000"/>
                </w:rPr>
                <w:t>212.134.126.</w:t>
              </w:r>
              <w:r w:rsidR="003500A9">
                <w:rPr>
                  <w:b/>
                  <w:color w:val="FF0000"/>
                </w:rPr>
                <w:t>17</w:t>
              </w:r>
            </w:ins>
          </w:p>
        </w:tc>
        <w:tc>
          <w:tcPr>
            <w:tcW w:w="1875" w:type="dxa"/>
          </w:tcPr>
          <w:p w:rsidR="00435542" w:rsidRPr="00435542" w:rsidRDefault="00660A58" w:rsidP="003340D1">
            <w:pPr>
              <w:rPr>
                <w:b/>
                <w:color w:val="FF0000"/>
              </w:rPr>
            </w:pPr>
            <w:ins w:id="95" w:author="" w:date="2020-06-19T14:50:00Z">
              <w:r>
                <w:rPr>
                  <w:b/>
                  <w:color w:val="FF0000"/>
                </w:rPr>
                <w:t>212.134.126.</w:t>
              </w:r>
              <w:r w:rsidR="00664118">
                <w:rPr>
                  <w:b/>
                  <w:color w:val="FF0000"/>
                </w:rPr>
                <w:t>18</w:t>
              </w:r>
            </w:ins>
          </w:p>
        </w:tc>
        <w:tc>
          <w:tcPr>
            <w:tcW w:w="1591" w:type="dxa"/>
          </w:tcPr>
          <w:p w:rsidR="00435542" w:rsidRPr="00435542" w:rsidRDefault="00660A58" w:rsidP="003340D1">
            <w:pPr>
              <w:rPr>
                <w:b/>
                <w:color w:val="FF0000"/>
              </w:rPr>
            </w:pPr>
            <w:ins w:id="96" w:author="" w:date="2020-06-19T14:50:00Z">
              <w:r>
                <w:rPr>
                  <w:b/>
                  <w:color w:val="FF0000"/>
                </w:rPr>
                <w:t>212.134.126.</w:t>
              </w:r>
              <w:r w:rsidR="00664118">
                <w:rPr>
                  <w:b/>
                  <w:color w:val="FF0000"/>
                </w:rPr>
                <w:t>19</w:t>
              </w:r>
            </w:ins>
          </w:p>
        </w:tc>
      </w:tr>
      <w:tr w:rsidR="003500A9" w:rsidTr="00435542">
        <w:tc>
          <w:tcPr>
            <w:tcW w:w="2208" w:type="dxa"/>
          </w:tcPr>
          <w:p w:rsidR="00435542" w:rsidRPr="00435542" w:rsidRDefault="00435542" w:rsidP="003340D1">
            <w:pPr>
              <w:rPr>
                <w:b/>
                <w:sz w:val="20"/>
                <w:szCs w:val="20"/>
              </w:rPr>
            </w:pPr>
            <w:r w:rsidRPr="00435542">
              <w:rPr>
                <w:b/>
                <w:sz w:val="20"/>
                <w:szCs w:val="20"/>
              </w:rPr>
              <w:t>SB-DOĞU1 – STDOĞU1</w:t>
            </w:r>
          </w:p>
        </w:tc>
        <w:tc>
          <w:tcPr>
            <w:tcW w:w="1840" w:type="dxa"/>
          </w:tcPr>
          <w:p w:rsidR="00435542" w:rsidRPr="00435542" w:rsidRDefault="00664118" w:rsidP="003340D1">
            <w:pPr>
              <w:rPr>
                <w:b/>
                <w:color w:val="FF0000"/>
              </w:rPr>
            </w:pPr>
            <w:ins w:id="97" w:author="" w:date="2020-06-19T14:56:00Z">
              <w:r>
                <w:rPr>
                  <w:b/>
                  <w:color w:val="FF0000"/>
                </w:rPr>
                <w:t>255.255.255.252</w:t>
              </w:r>
            </w:ins>
          </w:p>
        </w:tc>
        <w:tc>
          <w:tcPr>
            <w:tcW w:w="1391" w:type="dxa"/>
          </w:tcPr>
          <w:p w:rsidR="00435542" w:rsidRPr="00435542" w:rsidRDefault="00660A58" w:rsidP="003340D1">
            <w:pPr>
              <w:rPr>
                <w:b/>
                <w:color w:val="FF0000"/>
              </w:rPr>
            </w:pPr>
            <w:ins w:id="98" w:author="" w:date="2020-06-19T14:49:00Z">
              <w:r>
                <w:rPr>
                  <w:b/>
                  <w:color w:val="FF0000"/>
                </w:rPr>
                <w:t>212.134.126.</w:t>
              </w:r>
              <w:r w:rsidR="003528C1">
                <w:rPr>
                  <w:b/>
                  <w:color w:val="FF0000"/>
                </w:rPr>
                <w:t>20</w:t>
              </w:r>
            </w:ins>
          </w:p>
        </w:tc>
        <w:tc>
          <w:tcPr>
            <w:tcW w:w="1684" w:type="dxa"/>
          </w:tcPr>
          <w:p w:rsidR="00435542" w:rsidRPr="00435542" w:rsidRDefault="00660A58" w:rsidP="003340D1">
            <w:pPr>
              <w:rPr>
                <w:b/>
                <w:color w:val="FF0000"/>
              </w:rPr>
            </w:pPr>
            <w:ins w:id="99" w:author="" w:date="2020-06-19T14:50:00Z">
              <w:r>
                <w:rPr>
                  <w:b/>
                  <w:color w:val="FF0000"/>
                </w:rPr>
                <w:t>212.134.126.</w:t>
              </w:r>
              <w:r w:rsidR="003500A9">
                <w:rPr>
                  <w:b/>
                  <w:color w:val="FF0000"/>
                </w:rPr>
                <w:t>21</w:t>
              </w:r>
            </w:ins>
          </w:p>
        </w:tc>
        <w:tc>
          <w:tcPr>
            <w:tcW w:w="1875" w:type="dxa"/>
          </w:tcPr>
          <w:p w:rsidR="00435542" w:rsidRPr="00435542" w:rsidRDefault="00660A58" w:rsidP="003340D1">
            <w:pPr>
              <w:rPr>
                <w:b/>
                <w:color w:val="FF0000"/>
              </w:rPr>
            </w:pPr>
            <w:ins w:id="100" w:author="" w:date="2020-06-19T14:50:00Z">
              <w:r>
                <w:rPr>
                  <w:b/>
                  <w:color w:val="FF0000"/>
                </w:rPr>
                <w:t>212.134.126.</w:t>
              </w:r>
              <w:r w:rsidR="00664118">
                <w:rPr>
                  <w:b/>
                  <w:color w:val="FF0000"/>
                </w:rPr>
                <w:t>22</w:t>
              </w:r>
            </w:ins>
          </w:p>
        </w:tc>
        <w:tc>
          <w:tcPr>
            <w:tcW w:w="1591" w:type="dxa"/>
          </w:tcPr>
          <w:p w:rsidR="00435542" w:rsidRPr="00435542" w:rsidRDefault="00660A58" w:rsidP="003340D1">
            <w:pPr>
              <w:rPr>
                <w:b/>
                <w:color w:val="FF0000"/>
              </w:rPr>
            </w:pPr>
            <w:ins w:id="101" w:author="" w:date="2020-06-19T14:50:00Z">
              <w:r>
                <w:rPr>
                  <w:b/>
                  <w:color w:val="FF0000"/>
                </w:rPr>
                <w:t>212.134.126.</w:t>
              </w:r>
              <w:r w:rsidR="00664118">
                <w:rPr>
                  <w:b/>
                  <w:color w:val="FF0000"/>
                </w:rPr>
                <w:t>23</w:t>
              </w:r>
            </w:ins>
          </w:p>
        </w:tc>
      </w:tr>
      <w:tr w:rsidR="003500A9" w:rsidTr="00435542">
        <w:tc>
          <w:tcPr>
            <w:tcW w:w="2208" w:type="dxa"/>
          </w:tcPr>
          <w:p w:rsidR="00435542" w:rsidRPr="00435542" w:rsidRDefault="00435542" w:rsidP="003340D1">
            <w:pPr>
              <w:rPr>
                <w:b/>
                <w:sz w:val="20"/>
                <w:szCs w:val="20"/>
              </w:rPr>
            </w:pPr>
            <w:r w:rsidRPr="00435542">
              <w:rPr>
                <w:b/>
                <w:sz w:val="20"/>
                <w:szCs w:val="20"/>
              </w:rPr>
              <w:t>SB-DOĞU1 – ST-DOĞU2</w:t>
            </w:r>
          </w:p>
        </w:tc>
        <w:tc>
          <w:tcPr>
            <w:tcW w:w="1840" w:type="dxa"/>
          </w:tcPr>
          <w:p w:rsidR="00435542" w:rsidRPr="00435542" w:rsidRDefault="00664118" w:rsidP="003340D1">
            <w:pPr>
              <w:rPr>
                <w:b/>
                <w:color w:val="FF0000"/>
              </w:rPr>
            </w:pPr>
            <w:ins w:id="102" w:author="" w:date="2020-06-19T14:56:00Z">
              <w:r>
                <w:rPr>
                  <w:b/>
                  <w:color w:val="FF0000"/>
                </w:rPr>
                <w:t>255.255.255.252</w:t>
              </w:r>
            </w:ins>
          </w:p>
        </w:tc>
        <w:tc>
          <w:tcPr>
            <w:tcW w:w="1391" w:type="dxa"/>
          </w:tcPr>
          <w:p w:rsidR="00435542" w:rsidRPr="00435542" w:rsidRDefault="00660A58" w:rsidP="003340D1">
            <w:pPr>
              <w:rPr>
                <w:b/>
                <w:color w:val="FF0000"/>
              </w:rPr>
            </w:pPr>
            <w:ins w:id="103" w:author="" w:date="2020-06-19T14:49:00Z">
              <w:r>
                <w:rPr>
                  <w:b/>
                  <w:color w:val="FF0000"/>
                </w:rPr>
                <w:t>212.134.126.</w:t>
              </w:r>
              <w:r w:rsidR="003528C1">
                <w:rPr>
                  <w:b/>
                  <w:color w:val="FF0000"/>
                </w:rPr>
                <w:t>24</w:t>
              </w:r>
            </w:ins>
          </w:p>
        </w:tc>
        <w:tc>
          <w:tcPr>
            <w:tcW w:w="1684" w:type="dxa"/>
          </w:tcPr>
          <w:p w:rsidR="00435542" w:rsidRPr="00435542" w:rsidRDefault="00660A58" w:rsidP="003340D1">
            <w:pPr>
              <w:rPr>
                <w:b/>
                <w:color w:val="FF0000"/>
              </w:rPr>
            </w:pPr>
            <w:ins w:id="104" w:author="" w:date="2020-06-19T14:50:00Z">
              <w:r>
                <w:rPr>
                  <w:b/>
                  <w:color w:val="FF0000"/>
                </w:rPr>
                <w:t>212.134.126.</w:t>
              </w:r>
              <w:r w:rsidR="003500A9">
                <w:rPr>
                  <w:b/>
                  <w:color w:val="FF0000"/>
                </w:rPr>
                <w:t>25</w:t>
              </w:r>
            </w:ins>
          </w:p>
        </w:tc>
        <w:tc>
          <w:tcPr>
            <w:tcW w:w="1875" w:type="dxa"/>
          </w:tcPr>
          <w:p w:rsidR="00435542" w:rsidRPr="00435542" w:rsidRDefault="00660A58" w:rsidP="003340D1">
            <w:pPr>
              <w:rPr>
                <w:b/>
                <w:color w:val="FF0000"/>
              </w:rPr>
            </w:pPr>
            <w:ins w:id="105" w:author="" w:date="2020-06-19T14:50:00Z">
              <w:r>
                <w:rPr>
                  <w:b/>
                  <w:color w:val="FF0000"/>
                </w:rPr>
                <w:t>212.134.126.</w:t>
              </w:r>
              <w:r w:rsidR="00664118">
                <w:rPr>
                  <w:b/>
                  <w:color w:val="FF0000"/>
                </w:rPr>
                <w:t>26</w:t>
              </w:r>
            </w:ins>
          </w:p>
        </w:tc>
        <w:tc>
          <w:tcPr>
            <w:tcW w:w="1591" w:type="dxa"/>
          </w:tcPr>
          <w:p w:rsidR="00435542" w:rsidRPr="00435542" w:rsidRDefault="00660A58" w:rsidP="003340D1">
            <w:pPr>
              <w:rPr>
                <w:b/>
                <w:color w:val="FF0000"/>
              </w:rPr>
            </w:pPr>
            <w:ins w:id="106" w:author="" w:date="2020-06-19T14:50:00Z">
              <w:r>
                <w:rPr>
                  <w:b/>
                  <w:color w:val="FF0000"/>
                </w:rPr>
                <w:t>212.134.126.</w:t>
              </w:r>
              <w:r w:rsidR="00664118">
                <w:rPr>
                  <w:b/>
                  <w:color w:val="FF0000"/>
                </w:rPr>
                <w:t>27</w:t>
              </w:r>
            </w:ins>
          </w:p>
        </w:tc>
      </w:tr>
      <w:tr w:rsidR="003500A9" w:rsidTr="00435542">
        <w:tc>
          <w:tcPr>
            <w:tcW w:w="2208" w:type="dxa"/>
          </w:tcPr>
          <w:p w:rsidR="00435542" w:rsidRPr="00435542" w:rsidRDefault="00435542" w:rsidP="003340D1">
            <w:pPr>
              <w:rPr>
                <w:b/>
                <w:sz w:val="20"/>
                <w:szCs w:val="20"/>
              </w:rPr>
            </w:pPr>
            <w:r w:rsidRPr="00435542">
              <w:rPr>
                <w:b/>
                <w:sz w:val="20"/>
                <w:szCs w:val="20"/>
              </w:rPr>
              <w:t>YK – MERKEZ</w:t>
            </w:r>
          </w:p>
        </w:tc>
        <w:tc>
          <w:tcPr>
            <w:tcW w:w="1840" w:type="dxa"/>
          </w:tcPr>
          <w:p w:rsidR="00435542" w:rsidRPr="00435542" w:rsidRDefault="00664118" w:rsidP="003340D1">
            <w:pPr>
              <w:rPr>
                <w:b/>
                <w:color w:val="FF0000"/>
              </w:rPr>
            </w:pPr>
            <w:ins w:id="107" w:author="" w:date="2020-06-19T14:56:00Z">
              <w:r>
                <w:rPr>
                  <w:b/>
                  <w:color w:val="FF0000"/>
                </w:rPr>
                <w:t>255.255.255.252</w:t>
              </w:r>
            </w:ins>
          </w:p>
        </w:tc>
        <w:tc>
          <w:tcPr>
            <w:tcW w:w="1391" w:type="dxa"/>
          </w:tcPr>
          <w:p w:rsidR="00435542" w:rsidRPr="00435542" w:rsidRDefault="00660A58" w:rsidP="003340D1">
            <w:pPr>
              <w:rPr>
                <w:b/>
                <w:color w:val="FF0000"/>
              </w:rPr>
            </w:pPr>
            <w:ins w:id="108" w:author="" w:date="2020-06-19T14:50:00Z">
              <w:r>
                <w:rPr>
                  <w:b/>
                  <w:color w:val="FF0000"/>
                </w:rPr>
                <w:t>212.134.126.</w:t>
              </w:r>
              <w:r w:rsidR="003528C1">
                <w:rPr>
                  <w:b/>
                  <w:color w:val="FF0000"/>
                </w:rPr>
                <w:t>28</w:t>
              </w:r>
            </w:ins>
          </w:p>
        </w:tc>
        <w:tc>
          <w:tcPr>
            <w:tcW w:w="1684" w:type="dxa"/>
          </w:tcPr>
          <w:p w:rsidR="00435542" w:rsidRPr="00435542" w:rsidRDefault="00660A58" w:rsidP="003340D1">
            <w:pPr>
              <w:rPr>
                <w:b/>
                <w:color w:val="FF0000"/>
              </w:rPr>
            </w:pPr>
            <w:ins w:id="109" w:author="" w:date="2020-06-19T14:50:00Z">
              <w:r>
                <w:rPr>
                  <w:b/>
                  <w:color w:val="FF0000"/>
                </w:rPr>
                <w:t>212.134.126.</w:t>
              </w:r>
              <w:r w:rsidR="003500A9">
                <w:rPr>
                  <w:b/>
                  <w:color w:val="FF0000"/>
                </w:rPr>
                <w:t>29</w:t>
              </w:r>
            </w:ins>
          </w:p>
        </w:tc>
        <w:tc>
          <w:tcPr>
            <w:tcW w:w="1875" w:type="dxa"/>
          </w:tcPr>
          <w:p w:rsidR="00435542" w:rsidRPr="00435542" w:rsidRDefault="00660A58" w:rsidP="003340D1">
            <w:pPr>
              <w:rPr>
                <w:b/>
                <w:color w:val="FF0000"/>
              </w:rPr>
            </w:pPr>
            <w:ins w:id="110" w:author="" w:date="2020-06-19T14:50:00Z">
              <w:r>
                <w:rPr>
                  <w:b/>
                  <w:color w:val="FF0000"/>
                </w:rPr>
                <w:t>212.134.126.</w:t>
              </w:r>
              <w:r w:rsidR="00664118">
                <w:rPr>
                  <w:b/>
                  <w:color w:val="FF0000"/>
                </w:rPr>
                <w:t>30</w:t>
              </w:r>
            </w:ins>
          </w:p>
        </w:tc>
        <w:tc>
          <w:tcPr>
            <w:tcW w:w="1591" w:type="dxa"/>
          </w:tcPr>
          <w:p w:rsidR="00435542" w:rsidRPr="00435542" w:rsidRDefault="00660A58" w:rsidP="003340D1">
            <w:pPr>
              <w:rPr>
                <w:b/>
                <w:color w:val="FF0000"/>
              </w:rPr>
            </w:pPr>
            <w:ins w:id="111" w:author="" w:date="2020-06-19T14:50:00Z">
              <w:r>
                <w:rPr>
                  <w:b/>
                  <w:color w:val="FF0000"/>
                </w:rPr>
                <w:t>212.134.126.</w:t>
              </w:r>
              <w:r w:rsidR="00664118">
                <w:rPr>
                  <w:b/>
                  <w:color w:val="FF0000"/>
                </w:rPr>
                <w:t>31</w:t>
              </w:r>
            </w:ins>
          </w:p>
        </w:tc>
      </w:tr>
      <w:tr w:rsidR="003500A9" w:rsidTr="00435542">
        <w:tc>
          <w:tcPr>
            <w:tcW w:w="2208" w:type="dxa"/>
          </w:tcPr>
          <w:p w:rsidR="00435542" w:rsidRPr="00435542" w:rsidRDefault="00435542" w:rsidP="003340D1">
            <w:pPr>
              <w:rPr>
                <w:b/>
                <w:sz w:val="20"/>
                <w:szCs w:val="20"/>
              </w:rPr>
            </w:pPr>
            <w:r w:rsidRPr="00435542">
              <w:rPr>
                <w:b/>
                <w:sz w:val="20"/>
                <w:szCs w:val="20"/>
              </w:rPr>
              <w:t>YK – BATI</w:t>
            </w:r>
          </w:p>
        </w:tc>
        <w:tc>
          <w:tcPr>
            <w:tcW w:w="1840" w:type="dxa"/>
          </w:tcPr>
          <w:p w:rsidR="00435542" w:rsidRPr="00435542" w:rsidRDefault="00664118" w:rsidP="003340D1">
            <w:pPr>
              <w:rPr>
                <w:b/>
                <w:color w:val="FF0000"/>
              </w:rPr>
            </w:pPr>
            <w:ins w:id="112" w:author="" w:date="2020-06-19T14:56:00Z">
              <w:r>
                <w:rPr>
                  <w:b/>
                  <w:color w:val="FF0000"/>
                </w:rPr>
                <w:t>255.255.255.252</w:t>
              </w:r>
            </w:ins>
          </w:p>
        </w:tc>
        <w:tc>
          <w:tcPr>
            <w:tcW w:w="1391" w:type="dxa"/>
          </w:tcPr>
          <w:p w:rsidR="00435542" w:rsidRPr="00435542" w:rsidRDefault="00660A58" w:rsidP="003340D1">
            <w:pPr>
              <w:rPr>
                <w:b/>
                <w:color w:val="FF0000"/>
              </w:rPr>
            </w:pPr>
            <w:ins w:id="113" w:author="" w:date="2020-06-19T14:50:00Z">
              <w:r>
                <w:rPr>
                  <w:b/>
                  <w:color w:val="FF0000"/>
                </w:rPr>
                <w:t>212.134.126.</w:t>
              </w:r>
              <w:r w:rsidR="003528C1">
                <w:rPr>
                  <w:b/>
                  <w:color w:val="FF0000"/>
                </w:rPr>
                <w:t>32</w:t>
              </w:r>
            </w:ins>
          </w:p>
        </w:tc>
        <w:tc>
          <w:tcPr>
            <w:tcW w:w="1684" w:type="dxa"/>
          </w:tcPr>
          <w:p w:rsidR="00435542" w:rsidRPr="00435542" w:rsidRDefault="00660A58" w:rsidP="003340D1">
            <w:pPr>
              <w:rPr>
                <w:b/>
                <w:color w:val="FF0000"/>
              </w:rPr>
            </w:pPr>
            <w:ins w:id="114" w:author="" w:date="2020-06-19T14:50:00Z">
              <w:r>
                <w:rPr>
                  <w:b/>
                  <w:color w:val="FF0000"/>
                </w:rPr>
                <w:t>212.134.126.</w:t>
              </w:r>
              <w:r w:rsidR="003500A9">
                <w:rPr>
                  <w:b/>
                  <w:color w:val="FF0000"/>
                </w:rPr>
                <w:t>33</w:t>
              </w:r>
            </w:ins>
          </w:p>
        </w:tc>
        <w:tc>
          <w:tcPr>
            <w:tcW w:w="1875" w:type="dxa"/>
          </w:tcPr>
          <w:p w:rsidR="00435542" w:rsidRPr="00435542" w:rsidRDefault="00660A58" w:rsidP="003340D1">
            <w:pPr>
              <w:rPr>
                <w:b/>
                <w:color w:val="FF0000"/>
              </w:rPr>
            </w:pPr>
            <w:ins w:id="115" w:author="" w:date="2020-06-19T14:50:00Z">
              <w:r>
                <w:rPr>
                  <w:b/>
                  <w:color w:val="FF0000"/>
                </w:rPr>
                <w:t>212.134.126.</w:t>
              </w:r>
              <w:r w:rsidR="00664118">
                <w:rPr>
                  <w:b/>
                  <w:color w:val="FF0000"/>
                </w:rPr>
                <w:t>34</w:t>
              </w:r>
            </w:ins>
          </w:p>
        </w:tc>
        <w:tc>
          <w:tcPr>
            <w:tcW w:w="1591" w:type="dxa"/>
          </w:tcPr>
          <w:p w:rsidR="00435542" w:rsidRPr="00435542" w:rsidRDefault="00660A58" w:rsidP="003340D1">
            <w:pPr>
              <w:rPr>
                <w:b/>
                <w:color w:val="FF0000"/>
              </w:rPr>
            </w:pPr>
            <w:ins w:id="116" w:author="" w:date="2020-06-19T14:50:00Z">
              <w:r>
                <w:rPr>
                  <w:b/>
                  <w:color w:val="FF0000"/>
                </w:rPr>
                <w:t>212.134.126.</w:t>
              </w:r>
              <w:r w:rsidR="00664118">
                <w:rPr>
                  <w:b/>
                  <w:color w:val="FF0000"/>
                </w:rPr>
                <w:t>35</w:t>
              </w:r>
            </w:ins>
          </w:p>
        </w:tc>
      </w:tr>
      <w:tr w:rsidR="003500A9" w:rsidTr="00435542">
        <w:tc>
          <w:tcPr>
            <w:tcW w:w="2208" w:type="dxa"/>
          </w:tcPr>
          <w:p w:rsidR="00435542" w:rsidRPr="00435542" w:rsidRDefault="00435542" w:rsidP="003340D1">
            <w:pPr>
              <w:rPr>
                <w:b/>
                <w:sz w:val="20"/>
                <w:szCs w:val="20"/>
              </w:rPr>
            </w:pPr>
            <w:r w:rsidRPr="00435542">
              <w:rPr>
                <w:b/>
                <w:sz w:val="20"/>
                <w:szCs w:val="20"/>
              </w:rPr>
              <w:t>BATI – N-BATI</w:t>
            </w:r>
          </w:p>
        </w:tc>
        <w:tc>
          <w:tcPr>
            <w:tcW w:w="1840" w:type="dxa"/>
          </w:tcPr>
          <w:p w:rsidR="00435542" w:rsidRPr="00435542" w:rsidRDefault="00664118" w:rsidP="003340D1">
            <w:pPr>
              <w:rPr>
                <w:b/>
                <w:color w:val="FF0000"/>
              </w:rPr>
            </w:pPr>
            <w:ins w:id="117" w:author="" w:date="2020-06-19T14:56:00Z">
              <w:r>
                <w:rPr>
                  <w:b/>
                  <w:color w:val="FF0000"/>
                </w:rPr>
                <w:t>255.255.255.252</w:t>
              </w:r>
            </w:ins>
          </w:p>
        </w:tc>
        <w:tc>
          <w:tcPr>
            <w:tcW w:w="1391" w:type="dxa"/>
          </w:tcPr>
          <w:p w:rsidR="00435542" w:rsidRPr="00435542" w:rsidRDefault="00660A58" w:rsidP="003340D1">
            <w:pPr>
              <w:rPr>
                <w:b/>
                <w:color w:val="FF0000"/>
              </w:rPr>
            </w:pPr>
            <w:ins w:id="118" w:author="" w:date="2020-06-19T14:50:00Z">
              <w:r>
                <w:rPr>
                  <w:b/>
                  <w:color w:val="FF0000"/>
                </w:rPr>
                <w:t>212.134.126.</w:t>
              </w:r>
              <w:r w:rsidR="003528C1">
                <w:rPr>
                  <w:b/>
                  <w:color w:val="FF0000"/>
                </w:rPr>
                <w:t>36</w:t>
              </w:r>
            </w:ins>
          </w:p>
        </w:tc>
        <w:tc>
          <w:tcPr>
            <w:tcW w:w="1684" w:type="dxa"/>
          </w:tcPr>
          <w:p w:rsidR="00435542" w:rsidRPr="00435542" w:rsidRDefault="00660A58" w:rsidP="003340D1">
            <w:pPr>
              <w:rPr>
                <w:b/>
                <w:color w:val="FF0000"/>
              </w:rPr>
            </w:pPr>
            <w:ins w:id="119" w:author="" w:date="2020-06-19T14:50:00Z">
              <w:r>
                <w:rPr>
                  <w:b/>
                  <w:color w:val="FF0000"/>
                </w:rPr>
                <w:t>212.134.126.</w:t>
              </w:r>
              <w:r w:rsidR="003500A9">
                <w:rPr>
                  <w:b/>
                  <w:color w:val="FF0000"/>
                </w:rPr>
                <w:t>37</w:t>
              </w:r>
            </w:ins>
          </w:p>
        </w:tc>
        <w:tc>
          <w:tcPr>
            <w:tcW w:w="1875" w:type="dxa"/>
          </w:tcPr>
          <w:p w:rsidR="00435542" w:rsidRPr="00435542" w:rsidRDefault="00660A58" w:rsidP="003340D1">
            <w:pPr>
              <w:rPr>
                <w:b/>
                <w:color w:val="FF0000"/>
              </w:rPr>
            </w:pPr>
            <w:ins w:id="120" w:author="" w:date="2020-06-19T14:50:00Z">
              <w:r>
                <w:rPr>
                  <w:b/>
                  <w:color w:val="FF0000"/>
                </w:rPr>
                <w:t>212.134.126.</w:t>
              </w:r>
              <w:r w:rsidR="00664118">
                <w:rPr>
                  <w:b/>
                  <w:color w:val="FF0000"/>
                </w:rPr>
                <w:t>38</w:t>
              </w:r>
            </w:ins>
          </w:p>
        </w:tc>
        <w:tc>
          <w:tcPr>
            <w:tcW w:w="1591" w:type="dxa"/>
          </w:tcPr>
          <w:p w:rsidR="00435542" w:rsidRPr="00435542" w:rsidRDefault="00660A58" w:rsidP="003340D1">
            <w:pPr>
              <w:rPr>
                <w:b/>
                <w:color w:val="FF0000"/>
              </w:rPr>
            </w:pPr>
            <w:ins w:id="121" w:author="" w:date="2020-06-19T14:50:00Z">
              <w:r>
                <w:rPr>
                  <w:b/>
                  <w:color w:val="FF0000"/>
                </w:rPr>
                <w:t>212.134.126.</w:t>
              </w:r>
              <w:r w:rsidR="00664118">
                <w:rPr>
                  <w:b/>
                  <w:color w:val="FF0000"/>
                </w:rPr>
                <w:t>39</w:t>
              </w:r>
            </w:ins>
          </w:p>
        </w:tc>
      </w:tr>
      <w:tr w:rsidR="003500A9" w:rsidTr="00435542">
        <w:trPr>
          <w:ins w:id="122" w:author="" w:date="2020-06-19T14:43:00Z"/>
        </w:trPr>
        <w:tc>
          <w:tcPr>
            <w:tcW w:w="2208" w:type="dxa"/>
          </w:tcPr>
          <w:p w:rsidR="00EB048C" w:rsidRPr="00435542" w:rsidRDefault="00EB048C" w:rsidP="00EB048C">
            <w:pPr>
              <w:rPr>
                <w:ins w:id="123" w:author="" w:date="2020-06-19T14:43:00Z"/>
                <w:b/>
                <w:sz w:val="20"/>
                <w:szCs w:val="20"/>
              </w:rPr>
            </w:pPr>
            <w:ins w:id="124" w:author="" w:date="2020-06-19T14:44:00Z">
              <w:r w:rsidRPr="00435542">
                <w:rPr>
                  <w:b/>
                  <w:sz w:val="20"/>
                  <w:szCs w:val="20"/>
                </w:rPr>
                <w:t xml:space="preserve">BATI – </w:t>
              </w:r>
              <w:r>
                <w:rPr>
                  <w:b/>
                  <w:sz w:val="20"/>
                  <w:szCs w:val="20"/>
                </w:rPr>
                <w:t>S</w:t>
              </w:r>
              <w:r w:rsidRPr="00435542">
                <w:rPr>
                  <w:b/>
                  <w:sz w:val="20"/>
                  <w:szCs w:val="20"/>
                </w:rPr>
                <w:t>-BATI</w:t>
              </w:r>
            </w:ins>
          </w:p>
        </w:tc>
        <w:tc>
          <w:tcPr>
            <w:tcW w:w="1840" w:type="dxa"/>
          </w:tcPr>
          <w:p w:rsidR="00EB048C" w:rsidRPr="00435542" w:rsidRDefault="00664118" w:rsidP="00EB048C">
            <w:pPr>
              <w:rPr>
                <w:ins w:id="125" w:author="" w:date="2020-06-19T14:43:00Z"/>
                <w:b/>
                <w:color w:val="FF0000"/>
              </w:rPr>
            </w:pPr>
            <w:ins w:id="126" w:author="" w:date="2020-06-19T14:56:00Z">
              <w:r>
                <w:rPr>
                  <w:b/>
                  <w:color w:val="FF0000"/>
                </w:rPr>
                <w:t>255.255.255.252</w:t>
              </w:r>
            </w:ins>
          </w:p>
        </w:tc>
        <w:tc>
          <w:tcPr>
            <w:tcW w:w="1391" w:type="dxa"/>
          </w:tcPr>
          <w:p w:rsidR="00EB048C" w:rsidRPr="00435542" w:rsidRDefault="00660A58" w:rsidP="00EB048C">
            <w:pPr>
              <w:rPr>
                <w:ins w:id="127" w:author="" w:date="2020-06-19T14:43:00Z"/>
                <w:b/>
                <w:color w:val="FF0000"/>
              </w:rPr>
            </w:pPr>
            <w:ins w:id="128" w:author="" w:date="2020-06-19T14:50:00Z">
              <w:r>
                <w:rPr>
                  <w:b/>
                  <w:color w:val="FF0000"/>
                </w:rPr>
                <w:t>212.134.1</w:t>
              </w:r>
              <w:r w:rsidR="003528C1">
                <w:rPr>
                  <w:b/>
                  <w:color w:val="FF0000"/>
                </w:rPr>
                <w:t>26.40</w:t>
              </w:r>
            </w:ins>
          </w:p>
        </w:tc>
        <w:tc>
          <w:tcPr>
            <w:tcW w:w="1684" w:type="dxa"/>
          </w:tcPr>
          <w:p w:rsidR="00EB048C" w:rsidRPr="00435542" w:rsidRDefault="00660A58" w:rsidP="00EB048C">
            <w:pPr>
              <w:rPr>
                <w:ins w:id="129" w:author="" w:date="2020-06-19T14:43:00Z"/>
                <w:b/>
                <w:color w:val="FF0000"/>
              </w:rPr>
            </w:pPr>
            <w:ins w:id="130" w:author="" w:date="2020-06-19T14:50:00Z">
              <w:r>
                <w:rPr>
                  <w:b/>
                  <w:color w:val="FF0000"/>
                </w:rPr>
                <w:t>212.134.1</w:t>
              </w:r>
              <w:r w:rsidR="003500A9">
                <w:rPr>
                  <w:b/>
                  <w:color w:val="FF0000"/>
                </w:rPr>
                <w:t>26.41</w:t>
              </w:r>
            </w:ins>
          </w:p>
        </w:tc>
        <w:tc>
          <w:tcPr>
            <w:tcW w:w="1875" w:type="dxa"/>
          </w:tcPr>
          <w:p w:rsidR="00EB048C" w:rsidRPr="00435542" w:rsidRDefault="00660A58" w:rsidP="00EB048C">
            <w:pPr>
              <w:rPr>
                <w:ins w:id="131" w:author="" w:date="2020-06-19T14:43:00Z"/>
                <w:b/>
                <w:color w:val="FF0000"/>
              </w:rPr>
            </w:pPr>
            <w:ins w:id="132" w:author="" w:date="2020-06-19T14:50:00Z">
              <w:r>
                <w:rPr>
                  <w:b/>
                  <w:color w:val="FF0000"/>
                </w:rPr>
                <w:t>212.134.1</w:t>
              </w:r>
              <w:r w:rsidR="00664118">
                <w:rPr>
                  <w:b/>
                  <w:color w:val="FF0000"/>
                </w:rPr>
                <w:t>26.42</w:t>
              </w:r>
            </w:ins>
          </w:p>
        </w:tc>
        <w:tc>
          <w:tcPr>
            <w:tcW w:w="1591" w:type="dxa"/>
          </w:tcPr>
          <w:p w:rsidR="00EB048C" w:rsidRPr="00435542" w:rsidRDefault="00660A58" w:rsidP="00EB048C">
            <w:pPr>
              <w:rPr>
                <w:ins w:id="133" w:author="" w:date="2020-06-19T14:43:00Z"/>
                <w:b/>
                <w:color w:val="FF0000"/>
              </w:rPr>
            </w:pPr>
            <w:ins w:id="134" w:author="" w:date="2020-06-19T14:50:00Z">
              <w:r>
                <w:rPr>
                  <w:b/>
                  <w:color w:val="FF0000"/>
                </w:rPr>
                <w:t>212.134.1</w:t>
              </w:r>
              <w:r w:rsidR="00664118">
                <w:rPr>
                  <w:b/>
                  <w:color w:val="FF0000"/>
                </w:rPr>
                <w:t>26.</w:t>
              </w:r>
            </w:ins>
            <w:ins w:id="135" w:author="" w:date="2020-06-19T14:54:00Z">
              <w:r w:rsidR="00664118">
                <w:rPr>
                  <w:b/>
                  <w:color w:val="FF0000"/>
                </w:rPr>
                <w:t>43</w:t>
              </w:r>
            </w:ins>
          </w:p>
        </w:tc>
      </w:tr>
      <w:tr w:rsidR="003500A9" w:rsidTr="00435542">
        <w:trPr>
          <w:ins w:id="136" w:author="" w:date="2020-06-19T14:43:00Z"/>
        </w:trPr>
        <w:tc>
          <w:tcPr>
            <w:tcW w:w="2208" w:type="dxa"/>
          </w:tcPr>
          <w:p w:rsidR="00EB048C" w:rsidRPr="00435542" w:rsidRDefault="00EB048C" w:rsidP="00E64EF0">
            <w:pPr>
              <w:rPr>
                <w:ins w:id="137" w:author="" w:date="2020-06-19T14:43:00Z"/>
                <w:b/>
                <w:sz w:val="20"/>
                <w:szCs w:val="20"/>
              </w:rPr>
            </w:pPr>
            <w:ins w:id="138" w:author="" w:date="2020-06-19T14:44:00Z">
              <w:r>
                <w:rPr>
                  <w:b/>
                  <w:sz w:val="20"/>
                  <w:szCs w:val="20"/>
                </w:rPr>
                <w:t>N-BATI – NB-BATI1</w:t>
              </w:r>
            </w:ins>
          </w:p>
        </w:tc>
        <w:tc>
          <w:tcPr>
            <w:tcW w:w="1840" w:type="dxa"/>
          </w:tcPr>
          <w:p w:rsidR="00EB048C" w:rsidRPr="00435542" w:rsidRDefault="00664118" w:rsidP="00EB048C">
            <w:pPr>
              <w:rPr>
                <w:ins w:id="139" w:author="" w:date="2020-06-19T14:43:00Z"/>
                <w:b/>
                <w:color w:val="FF0000"/>
              </w:rPr>
            </w:pPr>
            <w:ins w:id="140" w:author="" w:date="2020-06-19T14:56:00Z">
              <w:r>
                <w:rPr>
                  <w:b/>
                  <w:color w:val="FF0000"/>
                </w:rPr>
                <w:t>255.255.255.252</w:t>
              </w:r>
            </w:ins>
          </w:p>
        </w:tc>
        <w:tc>
          <w:tcPr>
            <w:tcW w:w="1391" w:type="dxa"/>
          </w:tcPr>
          <w:p w:rsidR="00EB048C" w:rsidRPr="00435542" w:rsidRDefault="00660A58" w:rsidP="00EB048C">
            <w:pPr>
              <w:rPr>
                <w:ins w:id="141" w:author="" w:date="2020-06-19T14:43:00Z"/>
                <w:b/>
                <w:color w:val="FF0000"/>
              </w:rPr>
            </w:pPr>
            <w:ins w:id="142" w:author="" w:date="2020-06-19T14:50:00Z">
              <w:r>
                <w:rPr>
                  <w:b/>
                  <w:color w:val="FF0000"/>
                </w:rPr>
                <w:t>212.134.1</w:t>
              </w:r>
              <w:r w:rsidR="003528C1">
                <w:rPr>
                  <w:b/>
                  <w:color w:val="FF0000"/>
                </w:rPr>
                <w:t>26.44</w:t>
              </w:r>
            </w:ins>
          </w:p>
        </w:tc>
        <w:tc>
          <w:tcPr>
            <w:tcW w:w="1684" w:type="dxa"/>
          </w:tcPr>
          <w:p w:rsidR="00EB048C" w:rsidRPr="00435542" w:rsidRDefault="00660A58" w:rsidP="00EB048C">
            <w:pPr>
              <w:rPr>
                <w:ins w:id="143" w:author="" w:date="2020-06-19T14:43:00Z"/>
                <w:b/>
                <w:color w:val="FF0000"/>
              </w:rPr>
            </w:pPr>
            <w:ins w:id="144" w:author="" w:date="2020-06-19T14:50:00Z">
              <w:r>
                <w:rPr>
                  <w:b/>
                  <w:color w:val="FF0000"/>
                </w:rPr>
                <w:t>212.134.1</w:t>
              </w:r>
              <w:r w:rsidR="003500A9">
                <w:rPr>
                  <w:b/>
                  <w:color w:val="FF0000"/>
                </w:rPr>
                <w:t>26.45</w:t>
              </w:r>
            </w:ins>
          </w:p>
        </w:tc>
        <w:tc>
          <w:tcPr>
            <w:tcW w:w="1875" w:type="dxa"/>
          </w:tcPr>
          <w:p w:rsidR="00EB048C" w:rsidRPr="00435542" w:rsidRDefault="00660A58" w:rsidP="00EB048C">
            <w:pPr>
              <w:rPr>
                <w:ins w:id="145" w:author="" w:date="2020-06-19T14:43:00Z"/>
                <w:b/>
                <w:color w:val="FF0000"/>
              </w:rPr>
            </w:pPr>
            <w:ins w:id="146" w:author="" w:date="2020-06-19T14:50:00Z">
              <w:r>
                <w:rPr>
                  <w:b/>
                  <w:color w:val="FF0000"/>
                </w:rPr>
                <w:t>212.134.1</w:t>
              </w:r>
              <w:r w:rsidR="00664118">
                <w:rPr>
                  <w:b/>
                  <w:color w:val="FF0000"/>
                </w:rPr>
                <w:t>26.46</w:t>
              </w:r>
            </w:ins>
          </w:p>
        </w:tc>
        <w:tc>
          <w:tcPr>
            <w:tcW w:w="1591" w:type="dxa"/>
          </w:tcPr>
          <w:p w:rsidR="00EB048C" w:rsidRPr="00435542" w:rsidRDefault="00660A58" w:rsidP="00EB048C">
            <w:pPr>
              <w:rPr>
                <w:ins w:id="147" w:author="" w:date="2020-06-19T14:43:00Z"/>
                <w:b/>
                <w:color w:val="FF0000"/>
              </w:rPr>
            </w:pPr>
            <w:ins w:id="148" w:author="" w:date="2020-06-19T14:50:00Z">
              <w:r>
                <w:rPr>
                  <w:b/>
                  <w:color w:val="FF0000"/>
                </w:rPr>
                <w:t>212.134.1</w:t>
              </w:r>
              <w:r w:rsidR="00664118">
                <w:rPr>
                  <w:b/>
                  <w:color w:val="FF0000"/>
                </w:rPr>
                <w:t>26.47</w:t>
              </w:r>
            </w:ins>
          </w:p>
        </w:tc>
      </w:tr>
      <w:tr w:rsidR="003500A9" w:rsidTr="00435542">
        <w:trPr>
          <w:ins w:id="149" w:author="" w:date="2020-06-19T14:44:00Z"/>
        </w:trPr>
        <w:tc>
          <w:tcPr>
            <w:tcW w:w="2208" w:type="dxa"/>
          </w:tcPr>
          <w:p w:rsidR="00EB048C" w:rsidRDefault="00EB048C" w:rsidP="00E64EF0">
            <w:pPr>
              <w:rPr>
                <w:ins w:id="150" w:author="" w:date="2020-06-19T14:44:00Z"/>
                <w:b/>
                <w:sz w:val="20"/>
                <w:szCs w:val="20"/>
              </w:rPr>
            </w:pPr>
            <w:ins w:id="151" w:author="" w:date="2020-06-19T14:44:00Z">
              <w:r>
                <w:rPr>
                  <w:b/>
                  <w:sz w:val="20"/>
                  <w:szCs w:val="20"/>
                </w:rPr>
                <w:t>N-BATI – NB-BATI2</w:t>
              </w:r>
            </w:ins>
          </w:p>
        </w:tc>
        <w:tc>
          <w:tcPr>
            <w:tcW w:w="1840" w:type="dxa"/>
          </w:tcPr>
          <w:p w:rsidR="00EB048C" w:rsidRPr="00435542" w:rsidRDefault="00664118" w:rsidP="00EB048C">
            <w:pPr>
              <w:rPr>
                <w:ins w:id="152" w:author="" w:date="2020-06-19T14:44:00Z"/>
                <w:b/>
                <w:color w:val="FF0000"/>
              </w:rPr>
            </w:pPr>
            <w:ins w:id="153" w:author="" w:date="2020-06-19T14:56:00Z">
              <w:r>
                <w:rPr>
                  <w:b/>
                  <w:color w:val="FF0000"/>
                </w:rPr>
                <w:t>255.255.255.252</w:t>
              </w:r>
            </w:ins>
          </w:p>
        </w:tc>
        <w:tc>
          <w:tcPr>
            <w:tcW w:w="1391" w:type="dxa"/>
          </w:tcPr>
          <w:p w:rsidR="00EB048C" w:rsidRPr="00435542" w:rsidRDefault="00660A58" w:rsidP="00EB048C">
            <w:pPr>
              <w:rPr>
                <w:ins w:id="154" w:author="" w:date="2020-06-19T14:44:00Z"/>
                <w:b/>
                <w:color w:val="FF0000"/>
              </w:rPr>
            </w:pPr>
            <w:ins w:id="155" w:author="" w:date="2020-06-19T14:50:00Z">
              <w:r>
                <w:rPr>
                  <w:b/>
                  <w:color w:val="FF0000"/>
                </w:rPr>
                <w:t>212.134.1</w:t>
              </w:r>
              <w:r w:rsidR="003528C1">
                <w:rPr>
                  <w:b/>
                  <w:color w:val="FF0000"/>
                </w:rPr>
                <w:t>26.48</w:t>
              </w:r>
            </w:ins>
          </w:p>
        </w:tc>
        <w:tc>
          <w:tcPr>
            <w:tcW w:w="1684" w:type="dxa"/>
          </w:tcPr>
          <w:p w:rsidR="00EB048C" w:rsidRPr="00435542" w:rsidRDefault="00660A58" w:rsidP="00EB048C">
            <w:pPr>
              <w:rPr>
                <w:ins w:id="156" w:author="" w:date="2020-06-19T14:44:00Z"/>
                <w:b/>
                <w:color w:val="FF0000"/>
              </w:rPr>
            </w:pPr>
            <w:ins w:id="157" w:author="" w:date="2020-06-19T14:50:00Z">
              <w:r>
                <w:rPr>
                  <w:b/>
                  <w:color w:val="FF0000"/>
                </w:rPr>
                <w:t>212.134.1</w:t>
              </w:r>
              <w:r w:rsidR="003500A9">
                <w:rPr>
                  <w:b/>
                  <w:color w:val="FF0000"/>
                </w:rPr>
                <w:t>26.49</w:t>
              </w:r>
            </w:ins>
          </w:p>
        </w:tc>
        <w:tc>
          <w:tcPr>
            <w:tcW w:w="1875" w:type="dxa"/>
          </w:tcPr>
          <w:p w:rsidR="00EB048C" w:rsidRPr="00435542" w:rsidRDefault="00660A58" w:rsidP="00EB048C">
            <w:pPr>
              <w:rPr>
                <w:ins w:id="158" w:author="" w:date="2020-06-19T14:44:00Z"/>
                <w:b/>
                <w:color w:val="FF0000"/>
              </w:rPr>
            </w:pPr>
            <w:ins w:id="159" w:author="" w:date="2020-06-19T14:50:00Z">
              <w:r>
                <w:rPr>
                  <w:b/>
                  <w:color w:val="FF0000"/>
                </w:rPr>
                <w:t>212.134.1</w:t>
              </w:r>
              <w:r w:rsidR="00664118">
                <w:rPr>
                  <w:b/>
                  <w:color w:val="FF0000"/>
                </w:rPr>
                <w:t>26.50</w:t>
              </w:r>
            </w:ins>
          </w:p>
        </w:tc>
        <w:tc>
          <w:tcPr>
            <w:tcW w:w="1591" w:type="dxa"/>
          </w:tcPr>
          <w:p w:rsidR="00EB048C" w:rsidRPr="00435542" w:rsidRDefault="00660A58" w:rsidP="00EB048C">
            <w:pPr>
              <w:rPr>
                <w:ins w:id="160" w:author="" w:date="2020-06-19T14:44:00Z"/>
                <w:b/>
                <w:color w:val="FF0000"/>
              </w:rPr>
            </w:pPr>
            <w:ins w:id="161" w:author="" w:date="2020-06-19T14:50:00Z">
              <w:r>
                <w:rPr>
                  <w:b/>
                  <w:color w:val="FF0000"/>
                </w:rPr>
                <w:t>212.134.1</w:t>
              </w:r>
              <w:r w:rsidR="00664118">
                <w:rPr>
                  <w:b/>
                  <w:color w:val="FF0000"/>
                </w:rPr>
                <w:t>26.51</w:t>
              </w:r>
            </w:ins>
          </w:p>
        </w:tc>
      </w:tr>
    </w:tbl>
    <w:p w:rsidR="005521D8" w:rsidRDefault="005521D8" w:rsidP="003340D1">
      <w:pPr>
        <w:rPr>
          <w:ins w:id="162" w:author="" w:date="2020-06-19T19:36:00Z"/>
          <w:b/>
        </w:rPr>
      </w:pPr>
    </w:p>
    <w:p w:rsidR="00FD7B3E" w:rsidRDefault="00FD7B3E" w:rsidP="003340D1">
      <w:pPr>
        <w:rPr>
          <w:b/>
        </w:rPr>
      </w:pPr>
      <w:r w:rsidRPr="003340D1">
        <w:rPr>
          <w:b/>
        </w:rPr>
        <w:t xml:space="preserve">Soru </w:t>
      </w:r>
      <w:r w:rsidR="00435542">
        <w:rPr>
          <w:b/>
        </w:rPr>
        <w:t>2</w:t>
      </w:r>
      <w:r w:rsidRPr="003340D1">
        <w:rPr>
          <w:b/>
        </w:rPr>
        <w:t xml:space="preserve">. </w:t>
      </w:r>
      <w:r>
        <w:rPr>
          <w:b/>
        </w:rPr>
        <w:t>Senaryoda belirtilen her bir Yerel Alan Ağ (</w:t>
      </w:r>
      <w:proofErr w:type="gramStart"/>
      <w:r>
        <w:rPr>
          <w:b/>
        </w:rPr>
        <w:t>LAN</w:t>
      </w:r>
      <w:proofErr w:type="gramEnd"/>
      <w:r>
        <w:rPr>
          <w:b/>
        </w:rPr>
        <w:t xml:space="preserve">) için ağ adresi, ilk ve son Kullanılabilir </w:t>
      </w:r>
      <w:proofErr w:type="spellStart"/>
      <w:r>
        <w:rPr>
          <w:b/>
        </w:rPr>
        <w:t>IPler</w:t>
      </w:r>
      <w:proofErr w:type="spellEnd"/>
      <w:r>
        <w:rPr>
          <w:b/>
        </w:rPr>
        <w:t>, Yayın adresi ve alt ağ maskesini bir tablo halinde yazınız? (</w:t>
      </w:r>
      <w:r w:rsidR="00435542">
        <w:rPr>
          <w:b/>
        </w:rPr>
        <w:t>36</w:t>
      </w:r>
      <w:r>
        <w:rPr>
          <w:b/>
        </w:rPr>
        <w:t xml:space="preserve"> puan)</w:t>
      </w:r>
    </w:p>
    <w:tbl>
      <w:tblPr>
        <w:tblStyle w:val="TabloKlavuzu"/>
        <w:tblW w:w="10490" w:type="dxa"/>
        <w:tblInd w:w="-5" w:type="dxa"/>
        <w:tblLook w:val="04A0" w:firstRow="1" w:lastRow="0" w:firstColumn="1" w:lastColumn="0" w:noHBand="0" w:noVBand="1"/>
        <w:tblPrChange w:id="163" w:author="" w:date="2020-06-19T15:09:00Z">
          <w:tblPr>
            <w:tblStyle w:val="TabloKlavuzu"/>
            <w:tblW w:w="10490" w:type="dxa"/>
            <w:tblInd w:w="-5" w:type="dxa"/>
            <w:tblLook w:val="04A0" w:firstRow="1" w:lastRow="0" w:firstColumn="1" w:lastColumn="0" w:noHBand="0" w:noVBand="1"/>
          </w:tblPr>
        </w:tblPrChange>
      </w:tblPr>
      <w:tblGrid>
        <w:gridCol w:w="1843"/>
        <w:gridCol w:w="1701"/>
        <w:gridCol w:w="2977"/>
        <w:gridCol w:w="1984"/>
        <w:gridCol w:w="1985"/>
        <w:tblGridChange w:id="164">
          <w:tblGrid>
            <w:gridCol w:w="2410"/>
            <w:gridCol w:w="1985"/>
            <w:gridCol w:w="1984"/>
            <w:gridCol w:w="2126"/>
            <w:gridCol w:w="1985"/>
          </w:tblGrid>
        </w:tblGridChange>
      </w:tblGrid>
      <w:tr w:rsidR="00DF2C98" w:rsidTr="00E03C69">
        <w:tc>
          <w:tcPr>
            <w:tcW w:w="1843" w:type="dxa"/>
            <w:tcPrChange w:id="165" w:author="" w:date="2020-06-19T15:09:00Z">
              <w:tcPr>
                <w:tcW w:w="2410" w:type="dxa"/>
              </w:tcPr>
            </w:tcPrChange>
          </w:tcPr>
          <w:p w:rsidR="00DF2C98" w:rsidRDefault="00DF2C98" w:rsidP="001305AA">
            <w:pPr>
              <w:rPr>
                <w:b/>
              </w:rPr>
            </w:pPr>
            <w:proofErr w:type="gramStart"/>
            <w:r>
              <w:rPr>
                <w:b/>
              </w:rPr>
              <w:t>LAN</w:t>
            </w:r>
            <w:proofErr w:type="gramEnd"/>
            <w:r>
              <w:rPr>
                <w:b/>
              </w:rPr>
              <w:t xml:space="preserve"> ADI</w:t>
            </w:r>
          </w:p>
        </w:tc>
        <w:tc>
          <w:tcPr>
            <w:tcW w:w="1701" w:type="dxa"/>
            <w:tcPrChange w:id="166" w:author="" w:date="2020-06-19T15:09:00Z">
              <w:tcPr>
                <w:tcW w:w="1985" w:type="dxa"/>
              </w:tcPr>
            </w:tcPrChange>
          </w:tcPr>
          <w:p w:rsidR="00DF2C98" w:rsidRDefault="00DF2C98" w:rsidP="001305AA">
            <w:pPr>
              <w:rPr>
                <w:b/>
              </w:rPr>
            </w:pPr>
            <w:r>
              <w:rPr>
                <w:b/>
              </w:rPr>
              <w:t>Ağ Adresi</w:t>
            </w:r>
          </w:p>
        </w:tc>
        <w:tc>
          <w:tcPr>
            <w:tcW w:w="2977" w:type="dxa"/>
            <w:tcPrChange w:id="167" w:author="" w:date="2020-06-19T15:09:00Z">
              <w:tcPr>
                <w:tcW w:w="1984" w:type="dxa"/>
              </w:tcPr>
            </w:tcPrChange>
          </w:tcPr>
          <w:p w:rsidR="00DF2C98" w:rsidRDefault="00DF2C98" w:rsidP="001305AA">
            <w:pPr>
              <w:rPr>
                <w:b/>
              </w:rPr>
            </w:pPr>
            <w:r>
              <w:rPr>
                <w:b/>
              </w:rPr>
              <w:t>İlk ve Son Kullanılabilir IP Adres</w:t>
            </w:r>
          </w:p>
          <w:p w:rsidR="00DF2C98" w:rsidRDefault="00DF2C98" w:rsidP="001305AA">
            <w:pPr>
              <w:rPr>
                <w:b/>
              </w:rPr>
            </w:pPr>
            <w:r>
              <w:rPr>
                <w:b/>
              </w:rPr>
              <w:t>(</w:t>
            </w:r>
            <w:proofErr w:type="spellStart"/>
            <w:r>
              <w:rPr>
                <w:b/>
              </w:rPr>
              <w:t>x.x.x.x</w:t>
            </w:r>
            <w:proofErr w:type="spellEnd"/>
            <w:r>
              <w:rPr>
                <w:b/>
              </w:rPr>
              <w:t xml:space="preserve"> – </w:t>
            </w:r>
            <w:proofErr w:type="spellStart"/>
            <w:r>
              <w:rPr>
                <w:b/>
              </w:rPr>
              <w:t>x.x</w:t>
            </w:r>
            <w:proofErr w:type="spellEnd"/>
            <w:r>
              <w:rPr>
                <w:b/>
              </w:rPr>
              <w:t>)</w:t>
            </w:r>
          </w:p>
        </w:tc>
        <w:tc>
          <w:tcPr>
            <w:tcW w:w="1984" w:type="dxa"/>
            <w:tcPrChange w:id="168" w:author="" w:date="2020-06-19T15:09:00Z">
              <w:tcPr>
                <w:tcW w:w="2126" w:type="dxa"/>
              </w:tcPr>
            </w:tcPrChange>
          </w:tcPr>
          <w:p w:rsidR="00DF2C98" w:rsidRDefault="00DF2C98" w:rsidP="001305AA">
            <w:pPr>
              <w:rPr>
                <w:b/>
              </w:rPr>
            </w:pPr>
            <w:r>
              <w:rPr>
                <w:b/>
              </w:rPr>
              <w:t>Yayın Adresi</w:t>
            </w:r>
          </w:p>
        </w:tc>
        <w:tc>
          <w:tcPr>
            <w:tcW w:w="1985" w:type="dxa"/>
            <w:tcPrChange w:id="169" w:author="" w:date="2020-06-19T15:09:00Z">
              <w:tcPr>
                <w:tcW w:w="1985" w:type="dxa"/>
              </w:tcPr>
            </w:tcPrChange>
          </w:tcPr>
          <w:p w:rsidR="00DF2C98" w:rsidRDefault="00DF2C98" w:rsidP="001305AA">
            <w:pPr>
              <w:rPr>
                <w:b/>
              </w:rPr>
            </w:pPr>
            <w:r>
              <w:rPr>
                <w:b/>
              </w:rPr>
              <w:t>Alt Ağ Maskesi</w:t>
            </w:r>
          </w:p>
        </w:tc>
      </w:tr>
      <w:tr w:rsidR="00DF2C98" w:rsidTr="00E03C69">
        <w:tc>
          <w:tcPr>
            <w:tcW w:w="1843" w:type="dxa"/>
            <w:tcPrChange w:id="170" w:author="" w:date="2020-06-19T15:09:00Z">
              <w:tcPr>
                <w:tcW w:w="2410" w:type="dxa"/>
              </w:tcPr>
            </w:tcPrChange>
          </w:tcPr>
          <w:p w:rsidR="00DF2C98" w:rsidRPr="00435542" w:rsidRDefault="00956DEE" w:rsidP="001305AA">
            <w:pPr>
              <w:rPr>
                <w:b/>
                <w:color w:val="FF0000"/>
              </w:rPr>
            </w:pPr>
            <w:ins w:id="171" w:author="" w:date="2020-06-19T14:59:00Z">
              <w:r>
                <w:rPr>
                  <w:b/>
                  <w:color w:val="FF0000"/>
                </w:rPr>
                <w:t>MERKEZ LAN1</w:t>
              </w:r>
            </w:ins>
          </w:p>
        </w:tc>
        <w:tc>
          <w:tcPr>
            <w:tcW w:w="1701" w:type="dxa"/>
            <w:tcPrChange w:id="172" w:author="" w:date="2020-06-19T15:09:00Z">
              <w:tcPr>
                <w:tcW w:w="1985" w:type="dxa"/>
              </w:tcPr>
            </w:tcPrChange>
          </w:tcPr>
          <w:p w:rsidR="00DF2C98" w:rsidRPr="00435542" w:rsidRDefault="00404A75" w:rsidP="001305AA">
            <w:pPr>
              <w:rPr>
                <w:b/>
                <w:color w:val="FF0000"/>
              </w:rPr>
            </w:pPr>
            <w:ins w:id="173" w:author="" w:date="2020-06-19T15:03:00Z">
              <w:r>
                <w:rPr>
                  <w:b/>
                  <w:color w:val="FF0000"/>
                </w:rPr>
                <w:t>172.16.0.0</w:t>
              </w:r>
            </w:ins>
          </w:p>
        </w:tc>
        <w:tc>
          <w:tcPr>
            <w:tcW w:w="2977" w:type="dxa"/>
            <w:tcPrChange w:id="174" w:author="" w:date="2020-06-19T15:09:00Z">
              <w:tcPr>
                <w:tcW w:w="1984" w:type="dxa"/>
              </w:tcPr>
            </w:tcPrChange>
          </w:tcPr>
          <w:p w:rsidR="00DF2C98" w:rsidRPr="00435542" w:rsidRDefault="008B591E" w:rsidP="001305AA">
            <w:pPr>
              <w:rPr>
                <w:b/>
                <w:color w:val="FF0000"/>
              </w:rPr>
            </w:pPr>
            <w:ins w:id="175" w:author="" w:date="2020-06-19T15:05:00Z">
              <w:r>
                <w:rPr>
                  <w:b/>
                  <w:color w:val="FF0000"/>
                </w:rPr>
                <w:t xml:space="preserve">172.16.0.1 </w:t>
              </w:r>
            </w:ins>
            <w:ins w:id="176" w:author="" w:date="2020-06-19T15:08:00Z">
              <w:r>
                <w:rPr>
                  <w:b/>
                  <w:color w:val="FF0000"/>
                </w:rPr>
                <w:t>–</w:t>
              </w:r>
            </w:ins>
            <w:ins w:id="177" w:author="" w:date="2020-06-19T15:05:00Z">
              <w:r>
                <w:rPr>
                  <w:b/>
                  <w:color w:val="FF0000"/>
                </w:rPr>
                <w:t xml:space="preserve"> </w:t>
              </w:r>
            </w:ins>
            <w:ins w:id="178" w:author="" w:date="2020-06-19T15:08:00Z">
              <w:r>
                <w:rPr>
                  <w:b/>
                  <w:color w:val="FF0000"/>
                </w:rPr>
                <w:t>31.254</w:t>
              </w:r>
            </w:ins>
          </w:p>
        </w:tc>
        <w:tc>
          <w:tcPr>
            <w:tcW w:w="1984" w:type="dxa"/>
            <w:tcPrChange w:id="179" w:author="" w:date="2020-06-19T15:09:00Z">
              <w:tcPr>
                <w:tcW w:w="2126" w:type="dxa"/>
              </w:tcPr>
            </w:tcPrChange>
          </w:tcPr>
          <w:p w:rsidR="00DF2C98" w:rsidRPr="00435542" w:rsidRDefault="00A57BD5" w:rsidP="001305AA">
            <w:pPr>
              <w:rPr>
                <w:b/>
                <w:color w:val="FF0000"/>
              </w:rPr>
            </w:pPr>
            <w:ins w:id="180" w:author="" w:date="2020-06-19T15:13:00Z">
              <w:r>
                <w:rPr>
                  <w:b/>
                  <w:color w:val="FF0000"/>
                </w:rPr>
                <w:t>172.16.31.255</w:t>
              </w:r>
            </w:ins>
          </w:p>
        </w:tc>
        <w:tc>
          <w:tcPr>
            <w:tcW w:w="1985" w:type="dxa"/>
            <w:tcPrChange w:id="181" w:author="" w:date="2020-06-19T15:09:00Z">
              <w:tcPr>
                <w:tcW w:w="1985" w:type="dxa"/>
              </w:tcPr>
            </w:tcPrChange>
          </w:tcPr>
          <w:p w:rsidR="00DF2C98" w:rsidRPr="00435542" w:rsidRDefault="00F423BA">
            <w:pPr>
              <w:rPr>
                <w:b/>
                <w:color w:val="FF0000"/>
              </w:rPr>
            </w:pPr>
            <w:ins w:id="182" w:author="" w:date="2020-06-19T15:15:00Z">
              <w:r>
                <w:rPr>
                  <w:b/>
                  <w:color w:val="FF0000"/>
                </w:rPr>
                <w:t>255.255.224.0</w:t>
              </w:r>
            </w:ins>
          </w:p>
        </w:tc>
      </w:tr>
      <w:tr w:rsidR="00DF2C98" w:rsidTr="00E03C69">
        <w:tc>
          <w:tcPr>
            <w:tcW w:w="1843" w:type="dxa"/>
            <w:tcPrChange w:id="183" w:author="" w:date="2020-06-19T15:09:00Z">
              <w:tcPr>
                <w:tcW w:w="2410" w:type="dxa"/>
              </w:tcPr>
            </w:tcPrChange>
          </w:tcPr>
          <w:p w:rsidR="00DF2C98" w:rsidRPr="00435542" w:rsidRDefault="00956DEE" w:rsidP="001305AA">
            <w:pPr>
              <w:rPr>
                <w:b/>
                <w:color w:val="FF0000"/>
              </w:rPr>
            </w:pPr>
            <w:ins w:id="184" w:author="" w:date="2020-06-19T14:59:00Z">
              <w:r>
                <w:rPr>
                  <w:b/>
                  <w:color w:val="FF0000"/>
                </w:rPr>
                <w:t>MERKEZ LAN2</w:t>
              </w:r>
            </w:ins>
          </w:p>
        </w:tc>
        <w:tc>
          <w:tcPr>
            <w:tcW w:w="1701" w:type="dxa"/>
            <w:tcPrChange w:id="185" w:author="" w:date="2020-06-19T15:09:00Z">
              <w:tcPr>
                <w:tcW w:w="1985" w:type="dxa"/>
              </w:tcPr>
            </w:tcPrChange>
          </w:tcPr>
          <w:p w:rsidR="00DF2C98" w:rsidRPr="00435542" w:rsidRDefault="00404A75" w:rsidP="001305AA">
            <w:pPr>
              <w:rPr>
                <w:b/>
                <w:color w:val="FF0000"/>
              </w:rPr>
            </w:pPr>
            <w:ins w:id="186" w:author="" w:date="2020-06-19T15:03:00Z">
              <w:r>
                <w:rPr>
                  <w:b/>
                  <w:color w:val="FF0000"/>
                </w:rPr>
                <w:t>172.16.32.0</w:t>
              </w:r>
            </w:ins>
          </w:p>
        </w:tc>
        <w:tc>
          <w:tcPr>
            <w:tcW w:w="2977" w:type="dxa"/>
            <w:tcPrChange w:id="187" w:author="" w:date="2020-06-19T15:09:00Z">
              <w:tcPr>
                <w:tcW w:w="1984" w:type="dxa"/>
              </w:tcPr>
            </w:tcPrChange>
          </w:tcPr>
          <w:p w:rsidR="00DF2C98" w:rsidRPr="00435542" w:rsidRDefault="008B591E">
            <w:pPr>
              <w:rPr>
                <w:b/>
                <w:color w:val="FF0000"/>
              </w:rPr>
            </w:pPr>
            <w:ins w:id="188" w:author="" w:date="2020-06-19T15:05:00Z">
              <w:r>
                <w:rPr>
                  <w:b/>
                  <w:color w:val="FF0000"/>
                </w:rPr>
                <w:t xml:space="preserve">172.16.32.1 </w:t>
              </w:r>
            </w:ins>
            <w:ins w:id="189" w:author="" w:date="2020-06-19T15:10:00Z">
              <w:r w:rsidR="006322BD">
                <w:rPr>
                  <w:b/>
                  <w:color w:val="FF0000"/>
                </w:rPr>
                <w:t>– 47.254</w:t>
              </w:r>
            </w:ins>
          </w:p>
        </w:tc>
        <w:tc>
          <w:tcPr>
            <w:tcW w:w="1984" w:type="dxa"/>
            <w:tcPrChange w:id="190" w:author="" w:date="2020-06-19T15:09:00Z">
              <w:tcPr>
                <w:tcW w:w="2126" w:type="dxa"/>
              </w:tcPr>
            </w:tcPrChange>
          </w:tcPr>
          <w:p w:rsidR="00DF2C98" w:rsidRPr="00435542" w:rsidRDefault="00A57BD5" w:rsidP="001305AA">
            <w:pPr>
              <w:rPr>
                <w:b/>
                <w:color w:val="FF0000"/>
              </w:rPr>
            </w:pPr>
            <w:ins w:id="191" w:author="" w:date="2020-06-19T15:13:00Z">
              <w:r>
                <w:rPr>
                  <w:b/>
                  <w:color w:val="FF0000"/>
                </w:rPr>
                <w:t>172.16.47.255</w:t>
              </w:r>
            </w:ins>
          </w:p>
        </w:tc>
        <w:tc>
          <w:tcPr>
            <w:tcW w:w="1985" w:type="dxa"/>
            <w:tcPrChange w:id="192" w:author="" w:date="2020-06-19T15:09:00Z">
              <w:tcPr>
                <w:tcW w:w="1985" w:type="dxa"/>
              </w:tcPr>
            </w:tcPrChange>
          </w:tcPr>
          <w:p w:rsidR="00DF2C98" w:rsidRPr="00435542" w:rsidRDefault="00F423BA" w:rsidP="001305AA">
            <w:pPr>
              <w:rPr>
                <w:b/>
                <w:color w:val="FF0000"/>
              </w:rPr>
            </w:pPr>
            <w:ins w:id="193" w:author="" w:date="2020-06-19T15:17:00Z">
              <w:r>
                <w:rPr>
                  <w:b/>
                  <w:color w:val="FF0000"/>
                </w:rPr>
                <w:t>255.255.240.0</w:t>
              </w:r>
            </w:ins>
          </w:p>
        </w:tc>
      </w:tr>
      <w:tr w:rsidR="00DF2C98" w:rsidTr="00E03C69">
        <w:tc>
          <w:tcPr>
            <w:tcW w:w="1843" w:type="dxa"/>
            <w:tcPrChange w:id="194" w:author="" w:date="2020-06-19T15:09:00Z">
              <w:tcPr>
                <w:tcW w:w="2410" w:type="dxa"/>
              </w:tcPr>
            </w:tcPrChange>
          </w:tcPr>
          <w:p w:rsidR="00DF2C98" w:rsidRPr="00435542" w:rsidRDefault="00956DEE" w:rsidP="001305AA">
            <w:pPr>
              <w:rPr>
                <w:b/>
                <w:color w:val="FF0000"/>
              </w:rPr>
            </w:pPr>
            <w:ins w:id="195" w:author="" w:date="2020-06-19T14:59:00Z">
              <w:r>
                <w:rPr>
                  <w:b/>
                  <w:color w:val="FF0000"/>
                </w:rPr>
                <w:t>S-BATI LAN1</w:t>
              </w:r>
            </w:ins>
          </w:p>
        </w:tc>
        <w:tc>
          <w:tcPr>
            <w:tcW w:w="1701" w:type="dxa"/>
            <w:tcPrChange w:id="196" w:author="" w:date="2020-06-19T15:09:00Z">
              <w:tcPr>
                <w:tcW w:w="1985" w:type="dxa"/>
              </w:tcPr>
            </w:tcPrChange>
          </w:tcPr>
          <w:p w:rsidR="00DF2C98" w:rsidRPr="00435542" w:rsidRDefault="00404A75" w:rsidP="001305AA">
            <w:pPr>
              <w:rPr>
                <w:b/>
                <w:color w:val="FF0000"/>
              </w:rPr>
            </w:pPr>
            <w:ins w:id="197" w:author="" w:date="2020-06-19T15:03:00Z">
              <w:r>
                <w:rPr>
                  <w:b/>
                  <w:color w:val="FF0000"/>
                </w:rPr>
                <w:t>172.16.48.0</w:t>
              </w:r>
            </w:ins>
          </w:p>
        </w:tc>
        <w:tc>
          <w:tcPr>
            <w:tcW w:w="2977" w:type="dxa"/>
            <w:tcPrChange w:id="198" w:author="" w:date="2020-06-19T15:09:00Z">
              <w:tcPr>
                <w:tcW w:w="1984" w:type="dxa"/>
              </w:tcPr>
            </w:tcPrChange>
          </w:tcPr>
          <w:p w:rsidR="00DF2C98" w:rsidRPr="00435542" w:rsidRDefault="008B591E" w:rsidP="001305AA">
            <w:pPr>
              <w:rPr>
                <w:b/>
                <w:color w:val="FF0000"/>
              </w:rPr>
            </w:pPr>
            <w:ins w:id="199" w:author="" w:date="2020-06-19T15:05:00Z">
              <w:r>
                <w:rPr>
                  <w:b/>
                  <w:color w:val="FF0000"/>
                </w:rPr>
                <w:t xml:space="preserve">172.16.48.1 </w:t>
              </w:r>
            </w:ins>
            <w:ins w:id="200" w:author="" w:date="2020-06-19T15:09:00Z">
              <w:r w:rsidR="006322BD">
                <w:rPr>
                  <w:b/>
                  <w:color w:val="FF0000"/>
                </w:rPr>
                <w:t>– 63.254</w:t>
              </w:r>
            </w:ins>
          </w:p>
        </w:tc>
        <w:tc>
          <w:tcPr>
            <w:tcW w:w="1984" w:type="dxa"/>
            <w:tcPrChange w:id="201" w:author="" w:date="2020-06-19T15:09:00Z">
              <w:tcPr>
                <w:tcW w:w="2126" w:type="dxa"/>
              </w:tcPr>
            </w:tcPrChange>
          </w:tcPr>
          <w:p w:rsidR="00DF2C98" w:rsidRPr="00435542" w:rsidRDefault="00A57BD5" w:rsidP="001305AA">
            <w:pPr>
              <w:rPr>
                <w:b/>
                <w:color w:val="FF0000"/>
              </w:rPr>
            </w:pPr>
            <w:ins w:id="202" w:author="" w:date="2020-06-19T15:13:00Z">
              <w:r>
                <w:rPr>
                  <w:b/>
                  <w:color w:val="FF0000"/>
                </w:rPr>
                <w:t>172.16.63.255</w:t>
              </w:r>
            </w:ins>
          </w:p>
        </w:tc>
        <w:tc>
          <w:tcPr>
            <w:tcW w:w="1985" w:type="dxa"/>
            <w:tcPrChange w:id="203" w:author="" w:date="2020-06-19T15:09:00Z">
              <w:tcPr>
                <w:tcW w:w="1985" w:type="dxa"/>
              </w:tcPr>
            </w:tcPrChange>
          </w:tcPr>
          <w:p w:rsidR="00DF2C98" w:rsidRPr="00435542" w:rsidRDefault="00F423BA" w:rsidP="001305AA">
            <w:pPr>
              <w:rPr>
                <w:b/>
                <w:color w:val="FF0000"/>
              </w:rPr>
            </w:pPr>
            <w:ins w:id="204" w:author="" w:date="2020-06-19T15:17:00Z">
              <w:r>
                <w:rPr>
                  <w:b/>
                  <w:color w:val="FF0000"/>
                </w:rPr>
                <w:t>255.255.240.0</w:t>
              </w:r>
            </w:ins>
          </w:p>
        </w:tc>
      </w:tr>
      <w:tr w:rsidR="00DF2C98" w:rsidTr="00E03C69">
        <w:tc>
          <w:tcPr>
            <w:tcW w:w="1843" w:type="dxa"/>
            <w:tcPrChange w:id="205" w:author="" w:date="2020-06-19T15:09:00Z">
              <w:tcPr>
                <w:tcW w:w="2410" w:type="dxa"/>
              </w:tcPr>
            </w:tcPrChange>
          </w:tcPr>
          <w:p w:rsidR="00DF2C98" w:rsidRPr="00435542" w:rsidRDefault="00956DEE" w:rsidP="001305AA">
            <w:pPr>
              <w:rPr>
                <w:b/>
                <w:color w:val="FF0000"/>
              </w:rPr>
            </w:pPr>
            <w:ins w:id="206" w:author="" w:date="2020-06-19T14:59:00Z">
              <w:r>
                <w:rPr>
                  <w:b/>
                  <w:color w:val="FF0000"/>
                </w:rPr>
                <w:t>S-BATI LAN2</w:t>
              </w:r>
            </w:ins>
          </w:p>
        </w:tc>
        <w:tc>
          <w:tcPr>
            <w:tcW w:w="1701" w:type="dxa"/>
            <w:tcPrChange w:id="207" w:author="" w:date="2020-06-19T15:09:00Z">
              <w:tcPr>
                <w:tcW w:w="1985" w:type="dxa"/>
              </w:tcPr>
            </w:tcPrChange>
          </w:tcPr>
          <w:p w:rsidR="00DF2C98" w:rsidRPr="00435542" w:rsidRDefault="00404A75" w:rsidP="001305AA">
            <w:pPr>
              <w:rPr>
                <w:b/>
                <w:color w:val="FF0000"/>
              </w:rPr>
            </w:pPr>
            <w:ins w:id="208" w:author="" w:date="2020-06-19T15:03:00Z">
              <w:r>
                <w:rPr>
                  <w:b/>
                  <w:color w:val="FF0000"/>
                </w:rPr>
                <w:t>172.16.64.0</w:t>
              </w:r>
            </w:ins>
          </w:p>
        </w:tc>
        <w:tc>
          <w:tcPr>
            <w:tcW w:w="2977" w:type="dxa"/>
            <w:tcPrChange w:id="209" w:author="" w:date="2020-06-19T15:09:00Z">
              <w:tcPr>
                <w:tcW w:w="1984" w:type="dxa"/>
              </w:tcPr>
            </w:tcPrChange>
          </w:tcPr>
          <w:p w:rsidR="00DF2C98" w:rsidRPr="00435542" w:rsidRDefault="008B591E" w:rsidP="001305AA">
            <w:pPr>
              <w:rPr>
                <w:b/>
                <w:color w:val="FF0000"/>
              </w:rPr>
            </w:pPr>
            <w:ins w:id="210" w:author="" w:date="2020-06-19T15:05:00Z">
              <w:r>
                <w:rPr>
                  <w:b/>
                  <w:color w:val="FF0000"/>
                </w:rPr>
                <w:t>172.16</w:t>
              </w:r>
              <w:r w:rsidR="006322BD">
                <w:rPr>
                  <w:b/>
                  <w:color w:val="FF0000"/>
                </w:rPr>
                <w:t xml:space="preserve">.64.1 </w:t>
              </w:r>
            </w:ins>
            <w:ins w:id="211" w:author="" w:date="2020-06-19T15:09:00Z">
              <w:r w:rsidR="006322BD">
                <w:rPr>
                  <w:b/>
                  <w:color w:val="FF0000"/>
                </w:rPr>
                <w:t>–</w:t>
              </w:r>
            </w:ins>
            <w:ins w:id="212" w:author="" w:date="2020-06-19T15:05:00Z">
              <w:r w:rsidR="006322BD">
                <w:rPr>
                  <w:b/>
                  <w:color w:val="FF0000"/>
                </w:rPr>
                <w:t xml:space="preserve"> 79.</w:t>
              </w:r>
            </w:ins>
            <w:ins w:id="213" w:author="" w:date="2020-06-19T15:09:00Z">
              <w:r w:rsidR="006322BD">
                <w:rPr>
                  <w:b/>
                  <w:color w:val="FF0000"/>
                </w:rPr>
                <w:t>254</w:t>
              </w:r>
            </w:ins>
          </w:p>
        </w:tc>
        <w:tc>
          <w:tcPr>
            <w:tcW w:w="1984" w:type="dxa"/>
            <w:tcPrChange w:id="214" w:author="" w:date="2020-06-19T15:09:00Z">
              <w:tcPr>
                <w:tcW w:w="2126" w:type="dxa"/>
              </w:tcPr>
            </w:tcPrChange>
          </w:tcPr>
          <w:p w:rsidR="00DF2C98" w:rsidRPr="00435542" w:rsidRDefault="00A57BD5" w:rsidP="001305AA">
            <w:pPr>
              <w:rPr>
                <w:b/>
                <w:color w:val="FF0000"/>
              </w:rPr>
            </w:pPr>
            <w:ins w:id="215" w:author="" w:date="2020-06-19T15:13:00Z">
              <w:r>
                <w:rPr>
                  <w:b/>
                  <w:color w:val="FF0000"/>
                </w:rPr>
                <w:t>172.16.79.255</w:t>
              </w:r>
            </w:ins>
          </w:p>
        </w:tc>
        <w:tc>
          <w:tcPr>
            <w:tcW w:w="1985" w:type="dxa"/>
            <w:tcPrChange w:id="216" w:author="" w:date="2020-06-19T15:09:00Z">
              <w:tcPr>
                <w:tcW w:w="1985" w:type="dxa"/>
              </w:tcPr>
            </w:tcPrChange>
          </w:tcPr>
          <w:p w:rsidR="00DF2C98" w:rsidRPr="00435542" w:rsidRDefault="00F423BA" w:rsidP="001305AA">
            <w:pPr>
              <w:rPr>
                <w:b/>
                <w:color w:val="FF0000"/>
              </w:rPr>
            </w:pPr>
            <w:ins w:id="217" w:author="" w:date="2020-06-19T15:17:00Z">
              <w:r>
                <w:rPr>
                  <w:b/>
                  <w:color w:val="FF0000"/>
                </w:rPr>
                <w:t>255.255.240.0</w:t>
              </w:r>
            </w:ins>
          </w:p>
        </w:tc>
      </w:tr>
      <w:tr w:rsidR="00DF2C98" w:rsidTr="00E03C69">
        <w:tc>
          <w:tcPr>
            <w:tcW w:w="1843" w:type="dxa"/>
            <w:tcPrChange w:id="218" w:author="" w:date="2020-06-19T15:09:00Z">
              <w:tcPr>
                <w:tcW w:w="2410" w:type="dxa"/>
              </w:tcPr>
            </w:tcPrChange>
          </w:tcPr>
          <w:p w:rsidR="00DF2C98" w:rsidRPr="00435542" w:rsidRDefault="00956DEE" w:rsidP="001305AA">
            <w:pPr>
              <w:rPr>
                <w:b/>
                <w:color w:val="FF0000"/>
              </w:rPr>
            </w:pPr>
            <w:ins w:id="219" w:author="" w:date="2020-06-19T15:00:00Z">
              <w:r>
                <w:rPr>
                  <w:b/>
                  <w:color w:val="FF0000"/>
                </w:rPr>
                <w:t>N-DOGU LAN1</w:t>
              </w:r>
            </w:ins>
          </w:p>
        </w:tc>
        <w:tc>
          <w:tcPr>
            <w:tcW w:w="1701" w:type="dxa"/>
            <w:tcPrChange w:id="220" w:author="" w:date="2020-06-19T15:09:00Z">
              <w:tcPr>
                <w:tcW w:w="1985" w:type="dxa"/>
              </w:tcPr>
            </w:tcPrChange>
          </w:tcPr>
          <w:p w:rsidR="00DF2C98" w:rsidRPr="00435542" w:rsidRDefault="00404A75" w:rsidP="001305AA">
            <w:pPr>
              <w:rPr>
                <w:b/>
                <w:color w:val="FF0000"/>
              </w:rPr>
            </w:pPr>
            <w:ins w:id="221" w:author="" w:date="2020-06-19T15:03:00Z">
              <w:r>
                <w:rPr>
                  <w:b/>
                  <w:color w:val="FF0000"/>
                </w:rPr>
                <w:t>172.16.80.0</w:t>
              </w:r>
            </w:ins>
          </w:p>
        </w:tc>
        <w:tc>
          <w:tcPr>
            <w:tcW w:w="2977" w:type="dxa"/>
            <w:tcPrChange w:id="222" w:author="" w:date="2020-06-19T15:09:00Z">
              <w:tcPr>
                <w:tcW w:w="1984" w:type="dxa"/>
              </w:tcPr>
            </w:tcPrChange>
          </w:tcPr>
          <w:p w:rsidR="00DF2C98" w:rsidRPr="00435542" w:rsidRDefault="008B591E" w:rsidP="001305AA">
            <w:pPr>
              <w:rPr>
                <w:b/>
                <w:color w:val="FF0000"/>
              </w:rPr>
            </w:pPr>
            <w:ins w:id="223" w:author="" w:date="2020-06-19T15:05:00Z">
              <w:r>
                <w:rPr>
                  <w:b/>
                  <w:color w:val="FF0000"/>
                </w:rPr>
                <w:t xml:space="preserve">172.16.80.1 </w:t>
              </w:r>
            </w:ins>
            <w:ins w:id="224" w:author="" w:date="2020-06-19T15:09:00Z">
              <w:r w:rsidR="006322BD">
                <w:rPr>
                  <w:b/>
                  <w:color w:val="FF0000"/>
                </w:rPr>
                <w:t>– 95.254</w:t>
              </w:r>
            </w:ins>
            <w:ins w:id="225" w:author="" w:date="2020-06-19T15:05:00Z">
              <w:r>
                <w:rPr>
                  <w:b/>
                  <w:color w:val="FF0000"/>
                </w:rPr>
                <w:t xml:space="preserve"> </w:t>
              </w:r>
            </w:ins>
          </w:p>
        </w:tc>
        <w:tc>
          <w:tcPr>
            <w:tcW w:w="1984" w:type="dxa"/>
            <w:tcPrChange w:id="226" w:author="" w:date="2020-06-19T15:09:00Z">
              <w:tcPr>
                <w:tcW w:w="2126" w:type="dxa"/>
              </w:tcPr>
            </w:tcPrChange>
          </w:tcPr>
          <w:p w:rsidR="00DF2C98" w:rsidRPr="00435542" w:rsidRDefault="00A57BD5" w:rsidP="001305AA">
            <w:pPr>
              <w:rPr>
                <w:b/>
                <w:color w:val="FF0000"/>
              </w:rPr>
            </w:pPr>
            <w:ins w:id="227" w:author="" w:date="2020-06-19T15:13:00Z">
              <w:r>
                <w:rPr>
                  <w:b/>
                  <w:color w:val="FF0000"/>
                </w:rPr>
                <w:t>172.16.95.255</w:t>
              </w:r>
            </w:ins>
          </w:p>
        </w:tc>
        <w:tc>
          <w:tcPr>
            <w:tcW w:w="1985" w:type="dxa"/>
            <w:tcPrChange w:id="228" w:author="" w:date="2020-06-19T15:09:00Z">
              <w:tcPr>
                <w:tcW w:w="1985" w:type="dxa"/>
              </w:tcPr>
            </w:tcPrChange>
          </w:tcPr>
          <w:p w:rsidR="00DF2C98" w:rsidRPr="00435542" w:rsidRDefault="00F423BA" w:rsidP="001305AA">
            <w:pPr>
              <w:rPr>
                <w:b/>
                <w:color w:val="FF0000"/>
              </w:rPr>
            </w:pPr>
            <w:ins w:id="229" w:author="" w:date="2020-06-19T15:17:00Z">
              <w:r>
                <w:rPr>
                  <w:b/>
                  <w:color w:val="FF0000"/>
                </w:rPr>
                <w:t>255.255.</w:t>
              </w:r>
            </w:ins>
            <w:ins w:id="230" w:author="" w:date="2020-06-19T15:18:00Z">
              <w:r>
                <w:rPr>
                  <w:b/>
                  <w:color w:val="FF0000"/>
                </w:rPr>
                <w:t>240.0</w:t>
              </w:r>
            </w:ins>
          </w:p>
        </w:tc>
      </w:tr>
      <w:tr w:rsidR="00DF2C98" w:rsidTr="00E03C69">
        <w:tc>
          <w:tcPr>
            <w:tcW w:w="1843" w:type="dxa"/>
            <w:tcPrChange w:id="231" w:author="" w:date="2020-06-19T15:09:00Z">
              <w:tcPr>
                <w:tcW w:w="2410" w:type="dxa"/>
              </w:tcPr>
            </w:tcPrChange>
          </w:tcPr>
          <w:p w:rsidR="00DF2C98" w:rsidRPr="00435542" w:rsidRDefault="00956DEE" w:rsidP="001305AA">
            <w:pPr>
              <w:rPr>
                <w:b/>
                <w:color w:val="FF0000"/>
              </w:rPr>
            </w:pPr>
            <w:ins w:id="232" w:author="" w:date="2020-06-19T15:00:00Z">
              <w:r>
                <w:rPr>
                  <w:b/>
                  <w:color w:val="FF0000"/>
                </w:rPr>
                <w:t>N-DOGU LAN2</w:t>
              </w:r>
            </w:ins>
          </w:p>
        </w:tc>
        <w:tc>
          <w:tcPr>
            <w:tcW w:w="1701" w:type="dxa"/>
            <w:tcPrChange w:id="233" w:author="" w:date="2020-06-19T15:09:00Z">
              <w:tcPr>
                <w:tcW w:w="1985" w:type="dxa"/>
              </w:tcPr>
            </w:tcPrChange>
          </w:tcPr>
          <w:p w:rsidR="00DF2C98" w:rsidRPr="00435542" w:rsidRDefault="00404A75" w:rsidP="001305AA">
            <w:pPr>
              <w:rPr>
                <w:b/>
                <w:color w:val="FF0000"/>
              </w:rPr>
            </w:pPr>
            <w:ins w:id="234" w:author="" w:date="2020-06-19T15:03:00Z">
              <w:r>
                <w:rPr>
                  <w:b/>
                  <w:color w:val="FF0000"/>
                </w:rPr>
                <w:t>172.16.96.0</w:t>
              </w:r>
            </w:ins>
          </w:p>
        </w:tc>
        <w:tc>
          <w:tcPr>
            <w:tcW w:w="2977" w:type="dxa"/>
            <w:tcPrChange w:id="235" w:author="" w:date="2020-06-19T15:09:00Z">
              <w:tcPr>
                <w:tcW w:w="1984" w:type="dxa"/>
              </w:tcPr>
            </w:tcPrChange>
          </w:tcPr>
          <w:p w:rsidR="00DF2C98" w:rsidRPr="00435542" w:rsidRDefault="008B591E" w:rsidP="001305AA">
            <w:pPr>
              <w:rPr>
                <w:b/>
                <w:color w:val="FF0000"/>
              </w:rPr>
            </w:pPr>
            <w:ins w:id="236" w:author="" w:date="2020-06-19T15:05:00Z">
              <w:r>
                <w:rPr>
                  <w:b/>
                  <w:color w:val="FF0000"/>
                </w:rPr>
                <w:t xml:space="preserve">172.16.96.1 </w:t>
              </w:r>
            </w:ins>
            <w:ins w:id="237" w:author="" w:date="2020-06-19T15:10:00Z">
              <w:r w:rsidR="006322BD">
                <w:rPr>
                  <w:b/>
                  <w:color w:val="FF0000"/>
                </w:rPr>
                <w:t>–</w:t>
              </w:r>
            </w:ins>
            <w:ins w:id="238" w:author="" w:date="2020-06-19T15:05:00Z">
              <w:r w:rsidR="006322BD">
                <w:rPr>
                  <w:b/>
                  <w:color w:val="FF0000"/>
                </w:rPr>
                <w:t xml:space="preserve"> 111.</w:t>
              </w:r>
            </w:ins>
            <w:ins w:id="239" w:author="" w:date="2020-06-19T15:10:00Z">
              <w:r w:rsidR="006322BD">
                <w:rPr>
                  <w:b/>
                  <w:color w:val="FF0000"/>
                </w:rPr>
                <w:t>254</w:t>
              </w:r>
            </w:ins>
          </w:p>
        </w:tc>
        <w:tc>
          <w:tcPr>
            <w:tcW w:w="1984" w:type="dxa"/>
            <w:tcPrChange w:id="240" w:author="" w:date="2020-06-19T15:09:00Z">
              <w:tcPr>
                <w:tcW w:w="2126" w:type="dxa"/>
              </w:tcPr>
            </w:tcPrChange>
          </w:tcPr>
          <w:p w:rsidR="00DF2C98" w:rsidRPr="00435542" w:rsidRDefault="00A57BD5" w:rsidP="001305AA">
            <w:pPr>
              <w:rPr>
                <w:b/>
                <w:color w:val="FF0000"/>
              </w:rPr>
            </w:pPr>
            <w:ins w:id="241" w:author="" w:date="2020-06-19T15:13:00Z">
              <w:r>
                <w:rPr>
                  <w:b/>
                  <w:color w:val="FF0000"/>
                </w:rPr>
                <w:t>172.16.111.255</w:t>
              </w:r>
            </w:ins>
          </w:p>
        </w:tc>
        <w:tc>
          <w:tcPr>
            <w:tcW w:w="1985" w:type="dxa"/>
            <w:tcPrChange w:id="242" w:author="" w:date="2020-06-19T15:09:00Z">
              <w:tcPr>
                <w:tcW w:w="1985" w:type="dxa"/>
              </w:tcPr>
            </w:tcPrChange>
          </w:tcPr>
          <w:p w:rsidR="00DF2C98" w:rsidRPr="00435542" w:rsidRDefault="00F423BA" w:rsidP="001305AA">
            <w:pPr>
              <w:rPr>
                <w:b/>
                <w:color w:val="FF0000"/>
              </w:rPr>
            </w:pPr>
            <w:ins w:id="243" w:author="" w:date="2020-06-19T15:17:00Z">
              <w:r>
                <w:rPr>
                  <w:b/>
                  <w:color w:val="FF0000"/>
                </w:rPr>
                <w:t>255.255.</w:t>
              </w:r>
            </w:ins>
            <w:ins w:id="244" w:author="" w:date="2020-06-19T15:18:00Z">
              <w:r>
                <w:rPr>
                  <w:b/>
                  <w:color w:val="FF0000"/>
                </w:rPr>
                <w:t>240.0</w:t>
              </w:r>
            </w:ins>
          </w:p>
        </w:tc>
      </w:tr>
      <w:tr w:rsidR="00DF2C98" w:rsidTr="00E03C69">
        <w:tc>
          <w:tcPr>
            <w:tcW w:w="1843" w:type="dxa"/>
            <w:tcPrChange w:id="245" w:author="" w:date="2020-06-19T15:09:00Z">
              <w:tcPr>
                <w:tcW w:w="2410" w:type="dxa"/>
              </w:tcPr>
            </w:tcPrChange>
          </w:tcPr>
          <w:p w:rsidR="00DF2C98" w:rsidRPr="00435542" w:rsidRDefault="00956DEE" w:rsidP="001305AA">
            <w:pPr>
              <w:rPr>
                <w:b/>
                <w:color w:val="FF0000"/>
              </w:rPr>
            </w:pPr>
            <w:ins w:id="246" w:author="" w:date="2020-06-19T15:00:00Z">
              <w:r>
                <w:rPr>
                  <w:b/>
                  <w:color w:val="FF0000"/>
                </w:rPr>
                <w:t>NB-BATI1 LAN1</w:t>
              </w:r>
            </w:ins>
          </w:p>
        </w:tc>
        <w:tc>
          <w:tcPr>
            <w:tcW w:w="1701" w:type="dxa"/>
            <w:tcPrChange w:id="247" w:author="" w:date="2020-06-19T15:09:00Z">
              <w:tcPr>
                <w:tcW w:w="1985" w:type="dxa"/>
              </w:tcPr>
            </w:tcPrChange>
          </w:tcPr>
          <w:p w:rsidR="00DF2C98" w:rsidRPr="00435542" w:rsidRDefault="00404A75" w:rsidP="001305AA">
            <w:pPr>
              <w:rPr>
                <w:b/>
                <w:color w:val="FF0000"/>
              </w:rPr>
            </w:pPr>
            <w:ins w:id="248" w:author="" w:date="2020-06-19T15:03:00Z">
              <w:r>
                <w:rPr>
                  <w:b/>
                  <w:color w:val="FF0000"/>
                </w:rPr>
                <w:t>172.16.112.0</w:t>
              </w:r>
            </w:ins>
          </w:p>
        </w:tc>
        <w:tc>
          <w:tcPr>
            <w:tcW w:w="2977" w:type="dxa"/>
            <w:tcPrChange w:id="249" w:author="" w:date="2020-06-19T15:09:00Z">
              <w:tcPr>
                <w:tcW w:w="1984" w:type="dxa"/>
              </w:tcPr>
            </w:tcPrChange>
          </w:tcPr>
          <w:p w:rsidR="008B591E" w:rsidRPr="00435542" w:rsidRDefault="008B591E" w:rsidP="001305AA">
            <w:pPr>
              <w:rPr>
                <w:b/>
                <w:color w:val="FF0000"/>
              </w:rPr>
            </w:pPr>
            <w:ins w:id="250" w:author="" w:date="2020-06-19T15:05:00Z">
              <w:r>
                <w:rPr>
                  <w:b/>
                  <w:color w:val="FF0000"/>
                </w:rPr>
                <w:t xml:space="preserve">172.16.112.1 </w:t>
              </w:r>
            </w:ins>
            <w:ins w:id="251" w:author="" w:date="2020-06-19T15:10:00Z">
              <w:r w:rsidR="006322BD">
                <w:rPr>
                  <w:b/>
                  <w:color w:val="FF0000"/>
                </w:rPr>
                <w:t>– 119.254</w:t>
              </w:r>
            </w:ins>
          </w:p>
        </w:tc>
        <w:tc>
          <w:tcPr>
            <w:tcW w:w="1984" w:type="dxa"/>
            <w:tcPrChange w:id="252" w:author="" w:date="2020-06-19T15:09:00Z">
              <w:tcPr>
                <w:tcW w:w="2126" w:type="dxa"/>
              </w:tcPr>
            </w:tcPrChange>
          </w:tcPr>
          <w:p w:rsidR="00DF2C98" w:rsidRPr="00435542" w:rsidRDefault="00A57BD5" w:rsidP="001305AA">
            <w:pPr>
              <w:rPr>
                <w:b/>
                <w:color w:val="FF0000"/>
              </w:rPr>
            </w:pPr>
            <w:ins w:id="253" w:author="" w:date="2020-06-19T15:13:00Z">
              <w:r>
                <w:rPr>
                  <w:b/>
                  <w:color w:val="FF0000"/>
                </w:rPr>
                <w:t>172.16.119.255</w:t>
              </w:r>
            </w:ins>
          </w:p>
        </w:tc>
        <w:tc>
          <w:tcPr>
            <w:tcW w:w="1985" w:type="dxa"/>
            <w:tcPrChange w:id="254" w:author="" w:date="2020-06-19T15:09:00Z">
              <w:tcPr>
                <w:tcW w:w="1985" w:type="dxa"/>
              </w:tcPr>
            </w:tcPrChange>
          </w:tcPr>
          <w:p w:rsidR="00DF2C98" w:rsidRPr="00435542" w:rsidRDefault="00F423BA" w:rsidP="001305AA">
            <w:pPr>
              <w:rPr>
                <w:b/>
                <w:color w:val="FF0000"/>
              </w:rPr>
            </w:pPr>
            <w:ins w:id="255" w:author="" w:date="2020-06-19T15:17:00Z">
              <w:r>
                <w:rPr>
                  <w:b/>
                  <w:color w:val="FF0000"/>
                </w:rPr>
                <w:t>255.255.</w:t>
              </w:r>
            </w:ins>
            <w:ins w:id="256" w:author="" w:date="2020-06-19T15:18:00Z">
              <w:r>
                <w:rPr>
                  <w:b/>
                  <w:color w:val="FF0000"/>
                </w:rPr>
                <w:t>248.0</w:t>
              </w:r>
            </w:ins>
          </w:p>
        </w:tc>
      </w:tr>
      <w:tr w:rsidR="00DF2C98" w:rsidTr="00E03C69">
        <w:tc>
          <w:tcPr>
            <w:tcW w:w="1843" w:type="dxa"/>
            <w:tcPrChange w:id="257" w:author="" w:date="2020-06-19T15:09:00Z">
              <w:tcPr>
                <w:tcW w:w="2410" w:type="dxa"/>
              </w:tcPr>
            </w:tcPrChange>
          </w:tcPr>
          <w:p w:rsidR="00DF2C98" w:rsidRPr="00435542" w:rsidRDefault="00956DEE" w:rsidP="001305AA">
            <w:pPr>
              <w:rPr>
                <w:b/>
                <w:color w:val="FF0000"/>
              </w:rPr>
            </w:pPr>
            <w:ins w:id="258" w:author="" w:date="2020-06-19T15:00:00Z">
              <w:r>
                <w:rPr>
                  <w:b/>
                  <w:color w:val="FF0000"/>
                </w:rPr>
                <w:t>NB-BATI1 LAN2</w:t>
              </w:r>
            </w:ins>
          </w:p>
        </w:tc>
        <w:tc>
          <w:tcPr>
            <w:tcW w:w="1701" w:type="dxa"/>
            <w:tcPrChange w:id="259" w:author="" w:date="2020-06-19T15:09:00Z">
              <w:tcPr>
                <w:tcW w:w="1985" w:type="dxa"/>
              </w:tcPr>
            </w:tcPrChange>
          </w:tcPr>
          <w:p w:rsidR="00DF2C98" w:rsidRPr="00435542" w:rsidRDefault="00404A75" w:rsidP="001305AA">
            <w:pPr>
              <w:rPr>
                <w:b/>
                <w:color w:val="FF0000"/>
              </w:rPr>
            </w:pPr>
            <w:ins w:id="260" w:author="" w:date="2020-06-19T15:03:00Z">
              <w:r>
                <w:rPr>
                  <w:b/>
                  <w:color w:val="FF0000"/>
                </w:rPr>
                <w:t>172.16.120.0</w:t>
              </w:r>
            </w:ins>
          </w:p>
        </w:tc>
        <w:tc>
          <w:tcPr>
            <w:tcW w:w="2977" w:type="dxa"/>
            <w:tcPrChange w:id="261" w:author="" w:date="2020-06-19T15:09:00Z">
              <w:tcPr>
                <w:tcW w:w="1984" w:type="dxa"/>
              </w:tcPr>
            </w:tcPrChange>
          </w:tcPr>
          <w:p w:rsidR="00DF2C98" w:rsidRPr="00435542" w:rsidRDefault="008B591E" w:rsidP="001305AA">
            <w:pPr>
              <w:rPr>
                <w:b/>
                <w:color w:val="FF0000"/>
              </w:rPr>
            </w:pPr>
            <w:ins w:id="262" w:author="" w:date="2020-06-19T15:05:00Z">
              <w:r>
                <w:rPr>
                  <w:b/>
                  <w:color w:val="FF0000"/>
                </w:rPr>
                <w:t>172.16</w:t>
              </w:r>
              <w:r w:rsidR="006322BD">
                <w:rPr>
                  <w:b/>
                  <w:color w:val="FF0000"/>
                </w:rPr>
                <w:t xml:space="preserve">.121.1 </w:t>
              </w:r>
            </w:ins>
            <w:ins w:id="263" w:author="" w:date="2020-06-19T15:10:00Z">
              <w:r w:rsidR="006322BD">
                <w:rPr>
                  <w:b/>
                  <w:color w:val="FF0000"/>
                </w:rPr>
                <w:t>–</w:t>
              </w:r>
            </w:ins>
            <w:ins w:id="264" w:author="" w:date="2020-06-19T15:05:00Z">
              <w:r w:rsidR="006322BD">
                <w:rPr>
                  <w:b/>
                  <w:color w:val="FF0000"/>
                </w:rPr>
                <w:t xml:space="preserve"> 127.</w:t>
              </w:r>
            </w:ins>
            <w:ins w:id="265" w:author="" w:date="2020-06-19T15:10:00Z">
              <w:r w:rsidR="006322BD">
                <w:rPr>
                  <w:b/>
                  <w:color w:val="FF0000"/>
                </w:rPr>
                <w:t>254</w:t>
              </w:r>
            </w:ins>
          </w:p>
        </w:tc>
        <w:tc>
          <w:tcPr>
            <w:tcW w:w="1984" w:type="dxa"/>
            <w:tcPrChange w:id="266" w:author="" w:date="2020-06-19T15:09:00Z">
              <w:tcPr>
                <w:tcW w:w="2126" w:type="dxa"/>
              </w:tcPr>
            </w:tcPrChange>
          </w:tcPr>
          <w:p w:rsidR="00DF2C98" w:rsidRPr="00435542" w:rsidRDefault="00A57BD5" w:rsidP="001305AA">
            <w:pPr>
              <w:rPr>
                <w:b/>
                <w:color w:val="FF0000"/>
              </w:rPr>
            </w:pPr>
            <w:ins w:id="267" w:author="" w:date="2020-06-19T15:13:00Z">
              <w:r>
                <w:rPr>
                  <w:b/>
                  <w:color w:val="FF0000"/>
                </w:rPr>
                <w:t>172.16.127.255</w:t>
              </w:r>
            </w:ins>
          </w:p>
        </w:tc>
        <w:tc>
          <w:tcPr>
            <w:tcW w:w="1985" w:type="dxa"/>
            <w:tcPrChange w:id="268" w:author="" w:date="2020-06-19T15:09:00Z">
              <w:tcPr>
                <w:tcW w:w="1985" w:type="dxa"/>
              </w:tcPr>
            </w:tcPrChange>
          </w:tcPr>
          <w:p w:rsidR="00DF2C98" w:rsidRPr="00435542" w:rsidRDefault="00F423BA" w:rsidP="001305AA">
            <w:pPr>
              <w:rPr>
                <w:b/>
                <w:color w:val="FF0000"/>
              </w:rPr>
            </w:pPr>
            <w:ins w:id="269" w:author="" w:date="2020-06-19T15:17:00Z">
              <w:r>
                <w:rPr>
                  <w:b/>
                  <w:color w:val="FF0000"/>
                </w:rPr>
                <w:t>255.255.</w:t>
              </w:r>
            </w:ins>
            <w:ins w:id="270" w:author="" w:date="2020-06-19T15:18:00Z">
              <w:r>
                <w:rPr>
                  <w:b/>
                  <w:color w:val="FF0000"/>
                </w:rPr>
                <w:t>248.0</w:t>
              </w:r>
            </w:ins>
          </w:p>
        </w:tc>
      </w:tr>
      <w:tr w:rsidR="00DF2C98" w:rsidTr="00E03C69">
        <w:tc>
          <w:tcPr>
            <w:tcW w:w="1843" w:type="dxa"/>
            <w:tcPrChange w:id="271" w:author="" w:date="2020-06-19T15:09:00Z">
              <w:tcPr>
                <w:tcW w:w="2410" w:type="dxa"/>
              </w:tcPr>
            </w:tcPrChange>
          </w:tcPr>
          <w:p w:rsidR="00DF2C98" w:rsidRPr="00435542" w:rsidRDefault="00956DEE" w:rsidP="001305AA">
            <w:pPr>
              <w:rPr>
                <w:b/>
                <w:color w:val="FF0000"/>
              </w:rPr>
            </w:pPr>
            <w:ins w:id="272" w:author="" w:date="2020-06-19T15:01:00Z">
              <w:r>
                <w:rPr>
                  <w:b/>
                  <w:color w:val="FF0000"/>
                </w:rPr>
                <w:t>NB-BATI2 LAN1</w:t>
              </w:r>
            </w:ins>
          </w:p>
        </w:tc>
        <w:tc>
          <w:tcPr>
            <w:tcW w:w="1701" w:type="dxa"/>
            <w:tcPrChange w:id="273" w:author="" w:date="2020-06-19T15:09:00Z">
              <w:tcPr>
                <w:tcW w:w="1985" w:type="dxa"/>
              </w:tcPr>
            </w:tcPrChange>
          </w:tcPr>
          <w:p w:rsidR="00DF2C98" w:rsidRPr="00435542" w:rsidRDefault="00404A75" w:rsidP="001305AA">
            <w:pPr>
              <w:rPr>
                <w:b/>
                <w:color w:val="FF0000"/>
              </w:rPr>
            </w:pPr>
            <w:ins w:id="274" w:author="" w:date="2020-06-19T15:03:00Z">
              <w:r>
                <w:rPr>
                  <w:b/>
                  <w:color w:val="FF0000"/>
                </w:rPr>
                <w:t>172.16.128.0</w:t>
              </w:r>
            </w:ins>
          </w:p>
        </w:tc>
        <w:tc>
          <w:tcPr>
            <w:tcW w:w="2977" w:type="dxa"/>
            <w:tcPrChange w:id="275" w:author="" w:date="2020-06-19T15:09:00Z">
              <w:tcPr>
                <w:tcW w:w="1984" w:type="dxa"/>
              </w:tcPr>
            </w:tcPrChange>
          </w:tcPr>
          <w:p w:rsidR="00DF2C98" w:rsidRPr="00435542" w:rsidRDefault="008B591E" w:rsidP="001305AA">
            <w:pPr>
              <w:rPr>
                <w:b/>
                <w:color w:val="FF0000"/>
              </w:rPr>
            </w:pPr>
            <w:ins w:id="276" w:author="" w:date="2020-06-19T15:05:00Z">
              <w:r>
                <w:rPr>
                  <w:b/>
                  <w:color w:val="FF0000"/>
                </w:rPr>
                <w:t xml:space="preserve">172.16.128.1 </w:t>
              </w:r>
            </w:ins>
            <w:ins w:id="277" w:author="" w:date="2020-06-19T15:10:00Z">
              <w:r w:rsidR="006322BD">
                <w:rPr>
                  <w:b/>
                  <w:color w:val="FF0000"/>
                </w:rPr>
                <w:t>–</w:t>
              </w:r>
            </w:ins>
            <w:ins w:id="278" w:author="" w:date="2020-06-19T15:05:00Z">
              <w:r>
                <w:rPr>
                  <w:b/>
                  <w:color w:val="FF0000"/>
                </w:rPr>
                <w:t xml:space="preserve"> </w:t>
              </w:r>
            </w:ins>
            <w:ins w:id="279" w:author="" w:date="2020-06-19T15:10:00Z">
              <w:r w:rsidR="006322BD">
                <w:rPr>
                  <w:b/>
                  <w:color w:val="FF0000"/>
                </w:rPr>
                <w:t>131.254</w:t>
              </w:r>
            </w:ins>
          </w:p>
        </w:tc>
        <w:tc>
          <w:tcPr>
            <w:tcW w:w="1984" w:type="dxa"/>
            <w:tcPrChange w:id="280" w:author="" w:date="2020-06-19T15:09:00Z">
              <w:tcPr>
                <w:tcW w:w="2126" w:type="dxa"/>
              </w:tcPr>
            </w:tcPrChange>
          </w:tcPr>
          <w:p w:rsidR="00DF2C98" w:rsidRPr="00435542" w:rsidRDefault="00A57BD5" w:rsidP="001305AA">
            <w:pPr>
              <w:rPr>
                <w:b/>
                <w:color w:val="FF0000"/>
              </w:rPr>
            </w:pPr>
            <w:ins w:id="281" w:author="" w:date="2020-06-19T15:13:00Z">
              <w:r>
                <w:rPr>
                  <w:b/>
                  <w:color w:val="FF0000"/>
                </w:rPr>
                <w:t>172.16.131.255</w:t>
              </w:r>
            </w:ins>
          </w:p>
        </w:tc>
        <w:tc>
          <w:tcPr>
            <w:tcW w:w="1985" w:type="dxa"/>
            <w:tcPrChange w:id="282" w:author="" w:date="2020-06-19T15:09:00Z">
              <w:tcPr>
                <w:tcW w:w="1985" w:type="dxa"/>
              </w:tcPr>
            </w:tcPrChange>
          </w:tcPr>
          <w:p w:rsidR="00DF2C98" w:rsidRPr="00435542" w:rsidRDefault="00F423BA" w:rsidP="001305AA">
            <w:pPr>
              <w:rPr>
                <w:b/>
                <w:color w:val="FF0000"/>
              </w:rPr>
            </w:pPr>
            <w:ins w:id="283" w:author="" w:date="2020-06-19T15:17:00Z">
              <w:r>
                <w:rPr>
                  <w:b/>
                  <w:color w:val="FF0000"/>
                </w:rPr>
                <w:t>255.255.</w:t>
              </w:r>
            </w:ins>
            <w:ins w:id="284" w:author="" w:date="2020-06-19T15:18:00Z">
              <w:r>
                <w:rPr>
                  <w:b/>
                  <w:color w:val="FF0000"/>
                </w:rPr>
                <w:t>252.0</w:t>
              </w:r>
            </w:ins>
          </w:p>
        </w:tc>
      </w:tr>
      <w:tr w:rsidR="00DF2C98" w:rsidTr="00E03C69">
        <w:tc>
          <w:tcPr>
            <w:tcW w:w="1843" w:type="dxa"/>
            <w:tcPrChange w:id="285" w:author="" w:date="2020-06-19T15:09:00Z">
              <w:tcPr>
                <w:tcW w:w="2410" w:type="dxa"/>
              </w:tcPr>
            </w:tcPrChange>
          </w:tcPr>
          <w:p w:rsidR="00DF2C98" w:rsidRPr="00435542" w:rsidRDefault="00956DEE" w:rsidP="001305AA">
            <w:pPr>
              <w:rPr>
                <w:b/>
                <w:color w:val="FF0000"/>
              </w:rPr>
            </w:pPr>
            <w:ins w:id="286" w:author="" w:date="2020-06-19T15:01:00Z">
              <w:r>
                <w:rPr>
                  <w:b/>
                  <w:color w:val="FF0000"/>
                </w:rPr>
                <w:t>NB-BATI2 LAN2</w:t>
              </w:r>
            </w:ins>
          </w:p>
        </w:tc>
        <w:tc>
          <w:tcPr>
            <w:tcW w:w="1701" w:type="dxa"/>
            <w:tcPrChange w:id="287" w:author="" w:date="2020-06-19T15:09:00Z">
              <w:tcPr>
                <w:tcW w:w="1985" w:type="dxa"/>
              </w:tcPr>
            </w:tcPrChange>
          </w:tcPr>
          <w:p w:rsidR="00DF2C98" w:rsidRPr="00435542" w:rsidRDefault="00404A75" w:rsidP="001305AA">
            <w:pPr>
              <w:rPr>
                <w:b/>
                <w:color w:val="FF0000"/>
              </w:rPr>
            </w:pPr>
            <w:ins w:id="288" w:author="" w:date="2020-06-19T15:03:00Z">
              <w:r>
                <w:rPr>
                  <w:b/>
                  <w:color w:val="FF0000"/>
                </w:rPr>
                <w:t>172.16.132.0</w:t>
              </w:r>
            </w:ins>
          </w:p>
        </w:tc>
        <w:tc>
          <w:tcPr>
            <w:tcW w:w="2977" w:type="dxa"/>
            <w:tcPrChange w:id="289" w:author="" w:date="2020-06-19T15:09:00Z">
              <w:tcPr>
                <w:tcW w:w="1984" w:type="dxa"/>
              </w:tcPr>
            </w:tcPrChange>
          </w:tcPr>
          <w:p w:rsidR="00DF2C98" w:rsidRPr="00435542" w:rsidRDefault="008B591E" w:rsidP="001305AA">
            <w:pPr>
              <w:rPr>
                <w:b/>
                <w:color w:val="FF0000"/>
              </w:rPr>
            </w:pPr>
            <w:ins w:id="290" w:author="" w:date="2020-06-19T15:05:00Z">
              <w:r>
                <w:rPr>
                  <w:b/>
                  <w:color w:val="FF0000"/>
                </w:rPr>
                <w:t xml:space="preserve">172.16.132.1 </w:t>
              </w:r>
            </w:ins>
            <w:ins w:id="291" w:author="" w:date="2020-06-19T15:10:00Z">
              <w:r w:rsidR="006322BD">
                <w:rPr>
                  <w:b/>
                  <w:color w:val="FF0000"/>
                </w:rPr>
                <w:t>– 135.254</w:t>
              </w:r>
            </w:ins>
          </w:p>
        </w:tc>
        <w:tc>
          <w:tcPr>
            <w:tcW w:w="1984" w:type="dxa"/>
            <w:tcPrChange w:id="292" w:author="" w:date="2020-06-19T15:09:00Z">
              <w:tcPr>
                <w:tcW w:w="2126" w:type="dxa"/>
              </w:tcPr>
            </w:tcPrChange>
          </w:tcPr>
          <w:p w:rsidR="00DF2C98" w:rsidRPr="00435542" w:rsidRDefault="00A57BD5" w:rsidP="001305AA">
            <w:pPr>
              <w:rPr>
                <w:b/>
                <w:color w:val="FF0000"/>
              </w:rPr>
            </w:pPr>
            <w:ins w:id="293" w:author="" w:date="2020-06-19T15:13:00Z">
              <w:r>
                <w:rPr>
                  <w:b/>
                  <w:color w:val="FF0000"/>
                </w:rPr>
                <w:t>172.16.135.255</w:t>
              </w:r>
            </w:ins>
          </w:p>
        </w:tc>
        <w:tc>
          <w:tcPr>
            <w:tcW w:w="1985" w:type="dxa"/>
            <w:tcPrChange w:id="294" w:author="" w:date="2020-06-19T15:09:00Z">
              <w:tcPr>
                <w:tcW w:w="1985" w:type="dxa"/>
              </w:tcPr>
            </w:tcPrChange>
          </w:tcPr>
          <w:p w:rsidR="00DF2C98" w:rsidRPr="00435542" w:rsidRDefault="00F423BA" w:rsidP="001305AA">
            <w:pPr>
              <w:rPr>
                <w:b/>
                <w:color w:val="FF0000"/>
              </w:rPr>
            </w:pPr>
            <w:ins w:id="295" w:author="" w:date="2020-06-19T15:17:00Z">
              <w:r>
                <w:rPr>
                  <w:b/>
                  <w:color w:val="FF0000"/>
                </w:rPr>
                <w:t>255.255.</w:t>
              </w:r>
            </w:ins>
            <w:ins w:id="296" w:author="" w:date="2020-06-19T15:18:00Z">
              <w:r>
                <w:rPr>
                  <w:b/>
                  <w:color w:val="FF0000"/>
                </w:rPr>
                <w:t>252.0</w:t>
              </w:r>
            </w:ins>
          </w:p>
        </w:tc>
      </w:tr>
      <w:tr w:rsidR="00DF2C98" w:rsidTr="00E03C69">
        <w:tc>
          <w:tcPr>
            <w:tcW w:w="1843" w:type="dxa"/>
            <w:tcPrChange w:id="297" w:author="" w:date="2020-06-19T15:09:00Z">
              <w:tcPr>
                <w:tcW w:w="2410" w:type="dxa"/>
              </w:tcPr>
            </w:tcPrChange>
          </w:tcPr>
          <w:p w:rsidR="00DF2C98" w:rsidRPr="00435542" w:rsidRDefault="00956DEE" w:rsidP="001305AA">
            <w:pPr>
              <w:rPr>
                <w:b/>
                <w:color w:val="FF0000"/>
              </w:rPr>
            </w:pPr>
            <w:ins w:id="298" w:author="" w:date="2020-06-19T15:01:00Z">
              <w:r>
                <w:rPr>
                  <w:b/>
                  <w:color w:val="FF0000"/>
                </w:rPr>
                <w:t>SB-DOGU2 LAN1</w:t>
              </w:r>
            </w:ins>
          </w:p>
        </w:tc>
        <w:tc>
          <w:tcPr>
            <w:tcW w:w="1701" w:type="dxa"/>
            <w:tcPrChange w:id="299" w:author="" w:date="2020-06-19T15:09:00Z">
              <w:tcPr>
                <w:tcW w:w="1985" w:type="dxa"/>
              </w:tcPr>
            </w:tcPrChange>
          </w:tcPr>
          <w:p w:rsidR="00DF2C98" w:rsidRPr="00435542" w:rsidRDefault="00404A75" w:rsidP="001305AA">
            <w:pPr>
              <w:rPr>
                <w:b/>
                <w:color w:val="FF0000"/>
              </w:rPr>
            </w:pPr>
            <w:ins w:id="300" w:author="" w:date="2020-06-19T15:03:00Z">
              <w:r>
                <w:rPr>
                  <w:b/>
                  <w:color w:val="FF0000"/>
                </w:rPr>
                <w:t>172.16.136.0</w:t>
              </w:r>
            </w:ins>
          </w:p>
        </w:tc>
        <w:tc>
          <w:tcPr>
            <w:tcW w:w="2977" w:type="dxa"/>
            <w:tcPrChange w:id="301" w:author="" w:date="2020-06-19T15:09:00Z">
              <w:tcPr>
                <w:tcW w:w="1984" w:type="dxa"/>
              </w:tcPr>
            </w:tcPrChange>
          </w:tcPr>
          <w:p w:rsidR="00DF2C98" w:rsidRPr="00435542" w:rsidRDefault="008B591E" w:rsidP="001305AA">
            <w:pPr>
              <w:rPr>
                <w:b/>
                <w:color w:val="FF0000"/>
              </w:rPr>
            </w:pPr>
            <w:ins w:id="302" w:author="" w:date="2020-06-19T15:05:00Z">
              <w:r>
                <w:rPr>
                  <w:b/>
                  <w:color w:val="FF0000"/>
                </w:rPr>
                <w:t xml:space="preserve">172.16.136.1 </w:t>
              </w:r>
            </w:ins>
            <w:ins w:id="303" w:author="" w:date="2020-06-19T15:10:00Z">
              <w:r w:rsidR="006322BD">
                <w:rPr>
                  <w:b/>
                  <w:color w:val="FF0000"/>
                </w:rPr>
                <w:t>–</w:t>
              </w:r>
            </w:ins>
            <w:ins w:id="304" w:author="" w:date="2020-06-19T15:05:00Z">
              <w:r>
                <w:rPr>
                  <w:b/>
                  <w:color w:val="FF0000"/>
                </w:rPr>
                <w:t xml:space="preserve"> </w:t>
              </w:r>
            </w:ins>
            <w:ins w:id="305" w:author="" w:date="2020-06-19T15:10:00Z">
              <w:r w:rsidR="006322BD">
                <w:rPr>
                  <w:b/>
                  <w:color w:val="FF0000"/>
                </w:rPr>
                <w:t>139.254</w:t>
              </w:r>
            </w:ins>
          </w:p>
        </w:tc>
        <w:tc>
          <w:tcPr>
            <w:tcW w:w="1984" w:type="dxa"/>
            <w:tcPrChange w:id="306" w:author="" w:date="2020-06-19T15:09:00Z">
              <w:tcPr>
                <w:tcW w:w="2126" w:type="dxa"/>
              </w:tcPr>
            </w:tcPrChange>
          </w:tcPr>
          <w:p w:rsidR="00DF2C98" w:rsidRPr="00435542" w:rsidRDefault="00A57BD5">
            <w:pPr>
              <w:rPr>
                <w:b/>
                <w:color w:val="FF0000"/>
              </w:rPr>
            </w:pPr>
            <w:ins w:id="307" w:author="" w:date="2020-06-19T15:13:00Z">
              <w:r>
                <w:rPr>
                  <w:b/>
                  <w:color w:val="FF0000"/>
                </w:rPr>
                <w:t>172.16.13</w:t>
              </w:r>
            </w:ins>
            <w:ins w:id="308" w:author="" w:date="2020-06-19T15:14:00Z">
              <w:r>
                <w:rPr>
                  <w:b/>
                  <w:color w:val="FF0000"/>
                </w:rPr>
                <w:t>9</w:t>
              </w:r>
            </w:ins>
            <w:ins w:id="309" w:author="" w:date="2020-06-19T15:13:00Z">
              <w:r>
                <w:rPr>
                  <w:b/>
                  <w:color w:val="FF0000"/>
                </w:rPr>
                <w:t>.255</w:t>
              </w:r>
            </w:ins>
          </w:p>
        </w:tc>
        <w:tc>
          <w:tcPr>
            <w:tcW w:w="1985" w:type="dxa"/>
            <w:tcPrChange w:id="310" w:author="" w:date="2020-06-19T15:09:00Z">
              <w:tcPr>
                <w:tcW w:w="1985" w:type="dxa"/>
              </w:tcPr>
            </w:tcPrChange>
          </w:tcPr>
          <w:p w:rsidR="00DF2C98" w:rsidRPr="00435542" w:rsidRDefault="00F423BA" w:rsidP="001305AA">
            <w:pPr>
              <w:rPr>
                <w:b/>
                <w:color w:val="FF0000"/>
              </w:rPr>
            </w:pPr>
            <w:ins w:id="311" w:author="" w:date="2020-06-19T15:17:00Z">
              <w:r>
                <w:rPr>
                  <w:b/>
                  <w:color w:val="FF0000"/>
                </w:rPr>
                <w:t>255.255.</w:t>
              </w:r>
            </w:ins>
            <w:ins w:id="312" w:author="" w:date="2020-06-19T15:18:00Z">
              <w:r>
                <w:rPr>
                  <w:b/>
                  <w:color w:val="FF0000"/>
                </w:rPr>
                <w:t>252.0</w:t>
              </w:r>
            </w:ins>
          </w:p>
        </w:tc>
      </w:tr>
      <w:tr w:rsidR="00DF2C98" w:rsidTr="00E03C69">
        <w:tc>
          <w:tcPr>
            <w:tcW w:w="1843" w:type="dxa"/>
            <w:tcPrChange w:id="313" w:author="" w:date="2020-06-19T15:09:00Z">
              <w:tcPr>
                <w:tcW w:w="2410" w:type="dxa"/>
              </w:tcPr>
            </w:tcPrChange>
          </w:tcPr>
          <w:p w:rsidR="00DF2C98" w:rsidRPr="00435542" w:rsidRDefault="00956DEE" w:rsidP="001305AA">
            <w:pPr>
              <w:rPr>
                <w:b/>
                <w:color w:val="FF0000"/>
              </w:rPr>
            </w:pPr>
            <w:ins w:id="314" w:author="" w:date="2020-06-19T15:01:00Z">
              <w:r>
                <w:rPr>
                  <w:b/>
                  <w:color w:val="FF0000"/>
                </w:rPr>
                <w:t>SB-DOGU2 LAN2</w:t>
              </w:r>
            </w:ins>
          </w:p>
        </w:tc>
        <w:tc>
          <w:tcPr>
            <w:tcW w:w="1701" w:type="dxa"/>
            <w:tcPrChange w:id="315" w:author="" w:date="2020-06-19T15:09:00Z">
              <w:tcPr>
                <w:tcW w:w="1985" w:type="dxa"/>
              </w:tcPr>
            </w:tcPrChange>
          </w:tcPr>
          <w:p w:rsidR="00DF2C98" w:rsidRPr="00435542" w:rsidRDefault="00404A75" w:rsidP="001305AA">
            <w:pPr>
              <w:rPr>
                <w:b/>
                <w:color w:val="FF0000"/>
              </w:rPr>
            </w:pPr>
            <w:ins w:id="316" w:author="" w:date="2020-06-19T15:03:00Z">
              <w:r>
                <w:rPr>
                  <w:b/>
                  <w:color w:val="FF0000"/>
                </w:rPr>
                <w:t>172.16.140.0</w:t>
              </w:r>
            </w:ins>
          </w:p>
        </w:tc>
        <w:tc>
          <w:tcPr>
            <w:tcW w:w="2977" w:type="dxa"/>
            <w:tcPrChange w:id="317" w:author="" w:date="2020-06-19T15:09:00Z">
              <w:tcPr>
                <w:tcW w:w="1984" w:type="dxa"/>
              </w:tcPr>
            </w:tcPrChange>
          </w:tcPr>
          <w:p w:rsidR="00DF2C98" w:rsidRPr="00435542" w:rsidRDefault="008B591E" w:rsidP="001305AA">
            <w:pPr>
              <w:rPr>
                <w:b/>
                <w:color w:val="FF0000"/>
              </w:rPr>
            </w:pPr>
            <w:ins w:id="318" w:author="" w:date="2020-06-19T15:05:00Z">
              <w:r>
                <w:rPr>
                  <w:b/>
                  <w:color w:val="FF0000"/>
                </w:rPr>
                <w:t xml:space="preserve">172.16.140.1 </w:t>
              </w:r>
            </w:ins>
            <w:ins w:id="319" w:author="" w:date="2020-06-19T15:10:00Z">
              <w:r w:rsidR="006322BD">
                <w:rPr>
                  <w:b/>
                  <w:color w:val="FF0000"/>
                </w:rPr>
                <w:t>–</w:t>
              </w:r>
            </w:ins>
            <w:ins w:id="320" w:author="" w:date="2020-06-19T15:05:00Z">
              <w:r>
                <w:rPr>
                  <w:b/>
                  <w:color w:val="FF0000"/>
                </w:rPr>
                <w:t xml:space="preserve"> </w:t>
              </w:r>
            </w:ins>
            <w:ins w:id="321" w:author="" w:date="2020-06-19T15:10:00Z">
              <w:r w:rsidR="006322BD">
                <w:rPr>
                  <w:b/>
                  <w:color w:val="FF0000"/>
                </w:rPr>
                <w:t>143.254</w:t>
              </w:r>
            </w:ins>
          </w:p>
        </w:tc>
        <w:tc>
          <w:tcPr>
            <w:tcW w:w="1984" w:type="dxa"/>
            <w:tcPrChange w:id="322" w:author="" w:date="2020-06-19T15:09:00Z">
              <w:tcPr>
                <w:tcW w:w="2126" w:type="dxa"/>
              </w:tcPr>
            </w:tcPrChange>
          </w:tcPr>
          <w:p w:rsidR="00DF2C98" w:rsidRPr="00435542" w:rsidRDefault="00A57BD5" w:rsidP="001305AA">
            <w:pPr>
              <w:rPr>
                <w:b/>
                <w:color w:val="FF0000"/>
              </w:rPr>
            </w:pPr>
            <w:ins w:id="323" w:author="" w:date="2020-06-19T15:13:00Z">
              <w:r>
                <w:rPr>
                  <w:b/>
                  <w:color w:val="FF0000"/>
                </w:rPr>
                <w:t>172.16</w:t>
              </w:r>
            </w:ins>
            <w:ins w:id="324" w:author="" w:date="2020-06-19T15:14:00Z">
              <w:r>
                <w:rPr>
                  <w:b/>
                  <w:color w:val="FF0000"/>
                </w:rPr>
                <w:t>.143.255</w:t>
              </w:r>
            </w:ins>
          </w:p>
        </w:tc>
        <w:tc>
          <w:tcPr>
            <w:tcW w:w="1985" w:type="dxa"/>
            <w:tcPrChange w:id="325" w:author="" w:date="2020-06-19T15:09:00Z">
              <w:tcPr>
                <w:tcW w:w="1985" w:type="dxa"/>
              </w:tcPr>
            </w:tcPrChange>
          </w:tcPr>
          <w:p w:rsidR="00DF2C98" w:rsidRPr="00435542" w:rsidRDefault="00F423BA" w:rsidP="001305AA">
            <w:pPr>
              <w:rPr>
                <w:b/>
                <w:color w:val="FF0000"/>
              </w:rPr>
            </w:pPr>
            <w:ins w:id="326" w:author="" w:date="2020-06-19T15:17:00Z">
              <w:r>
                <w:rPr>
                  <w:b/>
                  <w:color w:val="FF0000"/>
                </w:rPr>
                <w:t>255.255.</w:t>
              </w:r>
            </w:ins>
            <w:ins w:id="327" w:author="" w:date="2020-06-19T15:18:00Z">
              <w:r>
                <w:rPr>
                  <w:b/>
                  <w:color w:val="FF0000"/>
                </w:rPr>
                <w:t>252.0</w:t>
              </w:r>
            </w:ins>
          </w:p>
        </w:tc>
      </w:tr>
      <w:tr w:rsidR="00DF2C98" w:rsidTr="00E03C69">
        <w:tc>
          <w:tcPr>
            <w:tcW w:w="1843" w:type="dxa"/>
            <w:tcPrChange w:id="328" w:author="" w:date="2020-06-19T15:09:00Z">
              <w:tcPr>
                <w:tcW w:w="2410" w:type="dxa"/>
              </w:tcPr>
            </w:tcPrChange>
          </w:tcPr>
          <w:p w:rsidR="00DF2C98" w:rsidRPr="00435542" w:rsidRDefault="00956DEE" w:rsidP="001305AA">
            <w:pPr>
              <w:rPr>
                <w:b/>
                <w:color w:val="FF0000"/>
              </w:rPr>
            </w:pPr>
            <w:ins w:id="329" w:author="" w:date="2020-06-19T15:01:00Z">
              <w:r>
                <w:rPr>
                  <w:b/>
                  <w:color w:val="FF0000"/>
                </w:rPr>
                <w:t>SB-DOGU</w:t>
              </w:r>
            </w:ins>
            <w:ins w:id="330" w:author="" w:date="2020-06-19T15:02:00Z">
              <w:r>
                <w:rPr>
                  <w:b/>
                  <w:color w:val="FF0000"/>
                </w:rPr>
                <w:t>1</w:t>
              </w:r>
            </w:ins>
            <w:ins w:id="331" w:author="" w:date="2020-06-19T15:01:00Z">
              <w:r>
                <w:rPr>
                  <w:b/>
                  <w:color w:val="FF0000"/>
                </w:rPr>
                <w:t xml:space="preserve"> LAN1</w:t>
              </w:r>
            </w:ins>
          </w:p>
        </w:tc>
        <w:tc>
          <w:tcPr>
            <w:tcW w:w="1701" w:type="dxa"/>
            <w:tcPrChange w:id="332" w:author="" w:date="2020-06-19T15:09:00Z">
              <w:tcPr>
                <w:tcW w:w="1985" w:type="dxa"/>
              </w:tcPr>
            </w:tcPrChange>
          </w:tcPr>
          <w:p w:rsidR="00DF2C98" w:rsidRPr="00435542" w:rsidRDefault="00404A75" w:rsidP="001305AA">
            <w:pPr>
              <w:rPr>
                <w:b/>
                <w:color w:val="FF0000"/>
              </w:rPr>
            </w:pPr>
            <w:ins w:id="333" w:author="" w:date="2020-06-19T15:03:00Z">
              <w:r>
                <w:rPr>
                  <w:b/>
                  <w:color w:val="FF0000"/>
                </w:rPr>
                <w:t>172.16.144.0</w:t>
              </w:r>
            </w:ins>
          </w:p>
        </w:tc>
        <w:tc>
          <w:tcPr>
            <w:tcW w:w="2977" w:type="dxa"/>
            <w:tcPrChange w:id="334" w:author="" w:date="2020-06-19T15:09:00Z">
              <w:tcPr>
                <w:tcW w:w="1984" w:type="dxa"/>
              </w:tcPr>
            </w:tcPrChange>
          </w:tcPr>
          <w:p w:rsidR="00DF2C98" w:rsidRPr="00435542" w:rsidRDefault="008B591E" w:rsidP="001305AA">
            <w:pPr>
              <w:rPr>
                <w:b/>
                <w:color w:val="FF0000"/>
              </w:rPr>
            </w:pPr>
            <w:ins w:id="335" w:author="" w:date="2020-06-19T15:05:00Z">
              <w:r>
                <w:rPr>
                  <w:b/>
                  <w:color w:val="FF0000"/>
                </w:rPr>
                <w:t>172.16.144.1</w:t>
              </w:r>
            </w:ins>
            <w:ins w:id="336" w:author="" w:date="2020-06-19T15:07:00Z">
              <w:r>
                <w:rPr>
                  <w:b/>
                  <w:color w:val="FF0000"/>
                </w:rPr>
                <w:t xml:space="preserve"> </w:t>
              </w:r>
            </w:ins>
            <w:ins w:id="337" w:author="" w:date="2020-06-19T15:11:00Z">
              <w:r w:rsidR="006322BD">
                <w:rPr>
                  <w:b/>
                  <w:color w:val="FF0000"/>
                </w:rPr>
                <w:t>– 145.254</w:t>
              </w:r>
            </w:ins>
          </w:p>
        </w:tc>
        <w:tc>
          <w:tcPr>
            <w:tcW w:w="1984" w:type="dxa"/>
            <w:tcPrChange w:id="338" w:author="" w:date="2020-06-19T15:09:00Z">
              <w:tcPr>
                <w:tcW w:w="2126" w:type="dxa"/>
              </w:tcPr>
            </w:tcPrChange>
          </w:tcPr>
          <w:p w:rsidR="00DF2C98" w:rsidRPr="00435542" w:rsidRDefault="00A57BD5" w:rsidP="001305AA">
            <w:pPr>
              <w:rPr>
                <w:b/>
                <w:color w:val="FF0000"/>
              </w:rPr>
            </w:pPr>
            <w:ins w:id="339" w:author="" w:date="2020-06-19T15:13:00Z">
              <w:r>
                <w:rPr>
                  <w:b/>
                  <w:color w:val="FF0000"/>
                </w:rPr>
                <w:t>172.16</w:t>
              </w:r>
            </w:ins>
            <w:ins w:id="340" w:author="" w:date="2020-06-19T15:14:00Z">
              <w:r>
                <w:rPr>
                  <w:b/>
                  <w:color w:val="FF0000"/>
                </w:rPr>
                <w:t>.145.255</w:t>
              </w:r>
            </w:ins>
          </w:p>
        </w:tc>
        <w:tc>
          <w:tcPr>
            <w:tcW w:w="1985" w:type="dxa"/>
            <w:tcPrChange w:id="341" w:author="" w:date="2020-06-19T15:09:00Z">
              <w:tcPr>
                <w:tcW w:w="1985" w:type="dxa"/>
              </w:tcPr>
            </w:tcPrChange>
          </w:tcPr>
          <w:p w:rsidR="00DF2C98" w:rsidRPr="00435542" w:rsidRDefault="00F423BA" w:rsidP="001305AA">
            <w:pPr>
              <w:rPr>
                <w:b/>
                <w:color w:val="FF0000"/>
              </w:rPr>
            </w:pPr>
            <w:ins w:id="342" w:author="" w:date="2020-06-19T15:17:00Z">
              <w:r>
                <w:rPr>
                  <w:b/>
                  <w:color w:val="FF0000"/>
                </w:rPr>
                <w:t>255.255.</w:t>
              </w:r>
            </w:ins>
            <w:ins w:id="343" w:author="" w:date="2020-06-19T15:18:00Z">
              <w:r>
                <w:rPr>
                  <w:b/>
                  <w:color w:val="FF0000"/>
                </w:rPr>
                <w:t>254.0</w:t>
              </w:r>
            </w:ins>
          </w:p>
        </w:tc>
      </w:tr>
      <w:tr w:rsidR="00DF2C98" w:rsidTr="00E03C69">
        <w:tc>
          <w:tcPr>
            <w:tcW w:w="1843" w:type="dxa"/>
            <w:tcPrChange w:id="344" w:author="" w:date="2020-06-19T15:09:00Z">
              <w:tcPr>
                <w:tcW w:w="2410" w:type="dxa"/>
              </w:tcPr>
            </w:tcPrChange>
          </w:tcPr>
          <w:p w:rsidR="00DF2C98" w:rsidRPr="00435542" w:rsidRDefault="00956DEE" w:rsidP="001305AA">
            <w:pPr>
              <w:rPr>
                <w:b/>
                <w:color w:val="FF0000"/>
              </w:rPr>
            </w:pPr>
            <w:ins w:id="345" w:author="" w:date="2020-06-19T15:01:00Z">
              <w:r>
                <w:rPr>
                  <w:b/>
                  <w:color w:val="FF0000"/>
                </w:rPr>
                <w:t>SB-DOGU1 LAN2</w:t>
              </w:r>
            </w:ins>
          </w:p>
        </w:tc>
        <w:tc>
          <w:tcPr>
            <w:tcW w:w="1701" w:type="dxa"/>
            <w:tcPrChange w:id="346" w:author="" w:date="2020-06-19T15:09:00Z">
              <w:tcPr>
                <w:tcW w:w="1985" w:type="dxa"/>
              </w:tcPr>
            </w:tcPrChange>
          </w:tcPr>
          <w:p w:rsidR="00DF2C98" w:rsidRPr="00435542" w:rsidRDefault="00404A75" w:rsidP="001305AA">
            <w:pPr>
              <w:rPr>
                <w:b/>
                <w:color w:val="FF0000"/>
              </w:rPr>
            </w:pPr>
            <w:ins w:id="347" w:author="" w:date="2020-06-19T15:03:00Z">
              <w:r>
                <w:rPr>
                  <w:b/>
                  <w:color w:val="FF0000"/>
                </w:rPr>
                <w:t>172.16.146.0</w:t>
              </w:r>
            </w:ins>
          </w:p>
        </w:tc>
        <w:tc>
          <w:tcPr>
            <w:tcW w:w="2977" w:type="dxa"/>
            <w:tcPrChange w:id="348" w:author="" w:date="2020-06-19T15:09:00Z">
              <w:tcPr>
                <w:tcW w:w="1984" w:type="dxa"/>
              </w:tcPr>
            </w:tcPrChange>
          </w:tcPr>
          <w:p w:rsidR="00DF2C98" w:rsidRPr="00435542" w:rsidRDefault="008B591E" w:rsidP="001305AA">
            <w:pPr>
              <w:rPr>
                <w:b/>
                <w:color w:val="FF0000"/>
              </w:rPr>
            </w:pPr>
            <w:ins w:id="349" w:author="" w:date="2020-06-19T15:05:00Z">
              <w:r>
                <w:rPr>
                  <w:b/>
                  <w:color w:val="FF0000"/>
                </w:rPr>
                <w:t xml:space="preserve">172.16.146.1 </w:t>
              </w:r>
            </w:ins>
            <w:ins w:id="350" w:author="" w:date="2020-06-19T15:11:00Z">
              <w:r w:rsidR="006322BD">
                <w:rPr>
                  <w:b/>
                  <w:color w:val="FF0000"/>
                </w:rPr>
                <w:t>– 147.254</w:t>
              </w:r>
            </w:ins>
          </w:p>
        </w:tc>
        <w:tc>
          <w:tcPr>
            <w:tcW w:w="1984" w:type="dxa"/>
            <w:tcPrChange w:id="351" w:author="" w:date="2020-06-19T15:09:00Z">
              <w:tcPr>
                <w:tcW w:w="2126" w:type="dxa"/>
              </w:tcPr>
            </w:tcPrChange>
          </w:tcPr>
          <w:p w:rsidR="00DF2C98" w:rsidRPr="00435542" w:rsidRDefault="00A57BD5" w:rsidP="001305AA">
            <w:pPr>
              <w:rPr>
                <w:b/>
                <w:color w:val="FF0000"/>
              </w:rPr>
            </w:pPr>
            <w:ins w:id="352" w:author="" w:date="2020-06-19T15:13:00Z">
              <w:r>
                <w:rPr>
                  <w:b/>
                  <w:color w:val="FF0000"/>
                </w:rPr>
                <w:t>172.16</w:t>
              </w:r>
            </w:ins>
            <w:ins w:id="353" w:author="" w:date="2020-06-19T15:14:00Z">
              <w:r>
                <w:rPr>
                  <w:b/>
                  <w:color w:val="FF0000"/>
                </w:rPr>
                <w:t>.147.255</w:t>
              </w:r>
            </w:ins>
          </w:p>
        </w:tc>
        <w:tc>
          <w:tcPr>
            <w:tcW w:w="1985" w:type="dxa"/>
            <w:tcPrChange w:id="354" w:author="" w:date="2020-06-19T15:09:00Z">
              <w:tcPr>
                <w:tcW w:w="1985" w:type="dxa"/>
              </w:tcPr>
            </w:tcPrChange>
          </w:tcPr>
          <w:p w:rsidR="00DF2C98" w:rsidRPr="00435542" w:rsidRDefault="00F423BA" w:rsidP="001305AA">
            <w:pPr>
              <w:rPr>
                <w:b/>
                <w:color w:val="FF0000"/>
              </w:rPr>
            </w:pPr>
            <w:ins w:id="355" w:author="" w:date="2020-06-19T15:17:00Z">
              <w:r>
                <w:rPr>
                  <w:b/>
                  <w:color w:val="FF0000"/>
                </w:rPr>
                <w:t>255.255.</w:t>
              </w:r>
            </w:ins>
            <w:ins w:id="356" w:author="" w:date="2020-06-19T15:18:00Z">
              <w:r>
                <w:rPr>
                  <w:b/>
                  <w:color w:val="FF0000"/>
                </w:rPr>
                <w:t>254.0</w:t>
              </w:r>
            </w:ins>
          </w:p>
        </w:tc>
      </w:tr>
      <w:tr w:rsidR="00DF2C98" w:rsidTr="00E03C69">
        <w:tc>
          <w:tcPr>
            <w:tcW w:w="1843" w:type="dxa"/>
            <w:tcPrChange w:id="357" w:author="" w:date="2020-06-19T15:09:00Z">
              <w:tcPr>
                <w:tcW w:w="2410" w:type="dxa"/>
              </w:tcPr>
            </w:tcPrChange>
          </w:tcPr>
          <w:p w:rsidR="00DF2C98" w:rsidRPr="00435542" w:rsidRDefault="001C16F3" w:rsidP="001305AA">
            <w:pPr>
              <w:rPr>
                <w:b/>
                <w:color w:val="FF0000"/>
              </w:rPr>
            </w:pPr>
            <w:ins w:id="358" w:author="" w:date="2020-06-19T15:02:00Z">
              <w:r>
                <w:rPr>
                  <w:b/>
                  <w:color w:val="FF0000"/>
                </w:rPr>
                <w:t>ST-DOGU1 LAN1</w:t>
              </w:r>
            </w:ins>
          </w:p>
        </w:tc>
        <w:tc>
          <w:tcPr>
            <w:tcW w:w="1701" w:type="dxa"/>
            <w:tcPrChange w:id="359" w:author="" w:date="2020-06-19T15:09:00Z">
              <w:tcPr>
                <w:tcW w:w="1985" w:type="dxa"/>
              </w:tcPr>
            </w:tcPrChange>
          </w:tcPr>
          <w:p w:rsidR="00DF2C98" w:rsidRPr="00435542" w:rsidRDefault="00404A75" w:rsidP="001305AA">
            <w:pPr>
              <w:rPr>
                <w:b/>
                <w:color w:val="FF0000"/>
              </w:rPr>
            </w:pPr>
            <w:ins w:id="360" w:author="" w:date="2020-06-19T15:03:00Z">
              <w:r>
                <w:rPr>
                  <w:b/>
                  <w:color w:val="FF0000"/>
                </w:rPr>
                <w:t>172.16.148.0</w:t>
              </w:r>
            </w:ins>
          </w:p>
        </w:tc>
        <w:tc>
          <w:tcPr>
            <w:tcW w:w="2977" w:type="dxa"/>
            <w:tcPrChange w:id="361" w:author="" w:date="2020-06-19T15:09:00Z">
              <w:tcPr>
                <w:tcW w:w="1984" w:type="dxa"/>
              </w:tcPr>
            </w:tcPrChange>
          </w:tcPr>
          <w:p w:rsidR="00DF2C98" w:rsidRPr="00435542" w:rsidRDefault="008B591E" w:rsidP="001305AA">
            <w:pPr>
              <w:rPr>
                <w:b/>
                <w:color w:val="FF0000"/>
              </w:rPr>
            </w:pPr>
            <w:ins w:id="362" w:author="" w:date="2020-06-19T15:05:00Z">
              <w:r>
                <w:rPr>
                  <w:b/>
                  <w:color w:val="FF0000"/>
                </w:rPr>
                <w:t xml:space="preserve">172.16.148.1 </w:t>
              </w:r>
            </w:ins>
            <w:ins w:id="363" w:author="" w:date="2020-06-19T15:11:00Z">
              <w:r w:rsidR="006322BD">
                <w:rPr>
                  <w:b/>
                  <w:color w:val="FF0000"/>
                </w:rPr>
                <w:t>– 148.254</w:t>
              </w:r>
            </w:ins>
          </w:p>
        </w:tc>
        <w:tc>
          <w:tcPr>
            <w:tcW w:w="1984" w:type="dxa"/>
            <w:tcPrChange w:id="364" w:author="" w:date="2020-06-19T15:09:00Z">
              <w:tcPr>
                <w:tcW w:w="2126" w:type="dxa"/>
              </w:tcPr>
            </w:tcPrChange>
          </w:tcPr>
          <w:p w:rsidR="00DF2C98" w:rsidRPr="00435542" w:rsidRDefault="00A57BD5" w:rsidP="001305AA">
            <w:pPr>
              <w:rPr>
                <w:b/>
                <w:color w:val="FF0000"/>
              </w:rPr>
            </w:pPr>
            <w:ins w:id="365" w:author="" w:date="2020-06-19T15:13:00Z">
              <w:r>
                <w:rPr>
                  <w:b/>
                  <w:color w:val="FF0000"/>
                </w:rPr>
                <w:t>172.16</w:t>
              </w:r>
            </w:ins>
            <w:ins w:id="366" w:author="" w:date="2020-06-19T15:14:00Z">
              <w:r>
                <w:rPr>
                  <w:b/>
                  <w:color w:val="FF0000"/>
                </w:rPr>
                <w:t>.148.255</w:t>
              </w:r>
            </w:ins>
          </w:p>
        </w:tc>
        <w:tc>
          <w:tcPr>
            <w:tcW w:w="1985" w:type="dxa"/>
            <w:tcPrChange w:id="367" w:author="" w:date="2020-06-19T15:09:00Z">
              <w:tcPr>
                <w:tcW w:w="1985" w:type="dxa"/>
              </w:tcPr>
            </w:tcPrChange>
          </w:tcPr>
          <w:p w:rsidR="00DF2C98" w:rsidRPr="00435542" w:rsidRDefault="00F423BA" w:rsidP="001305AA">
            <w:pPr>
              <w:rPr>
                <w:b/>
                <w:color w:val="FF0000"/>
              </w:rPr>
            </w:pPr>
            <w:ins w:id="368" w:author="" w:date="2020-06-19T15:17:00Z">
              <w:r>
                <w:rPr>
                  <w:b/>
                  <w:color w:val="FF0000"/>
                </w:rPr>
                <w:t>255.255.</w:t>
              </w:r>
            </w:ins>
            <w:ins w:id="369" w:author="" w:date="2020-06-19T15:18:00Z">
              <w:r>
                <w:rPr>
                  <w:b/>
                  <w:color w:val="FF0000"/>
                </w:rPr>
                <w:t>255.0</w:t>
              </w:r>
            </w:ins>
          </w:p>
        </w:tc>
      </w:tr>
      <w:tr w:rsidR="00DF2C98" w:rsidTr="00E03C69">
        <w:tc>
          <w:tcPr>
            <w:tcW w:w="1843" w:type="dxa"/>
            <w:tcPrChange w:id="370" w:author="" w:date="2020-06-19T15:09:00Z">
              <w:tcPr>
                <w:tcW w:w="2410" w:type="dxa"/>
              </w:tcPr>
            </w:tcPrChange>
          </w:tcPr>
          <w:p w:rsidR="00DF2C98" w:rsidRPr="00435542" w:rsidRDefault="001C16F3" w:rsidP="001305AA">
            <w:pPr>
              <w:rPr>
                <w:b/>
                <w:color w:val="FF0000"/>
              </w:rPr>
            </w:pPr>
            <w:ins w:id="371" w:author="" w:date="2020-06-19T15:02:00Z">
              <w:r>
                <w:rPr>
                  <w:b/>
                  <w:color w:val="FF0000"/>
                </w:rPr>
                <w:t>ST-DOGU1 LAN2</w:t>
              </w:r>
            </w:ins>
          </w:p>
        </w:tc>
        <w:tc>
          <w:tcPr>
            <w:tcW w:w="1701" w:type="dxa"/>
            <w:tcPrChange w:id="372" w:author="" w:date="2020-06-19T15:09:00Z">
              <w:tcPr>
                <w:tcW w:w="1985" w:type="dxa"/>
              </w:tcPr>
            </w:tcPrChange>
          </w:tcPr>
          <w:p w:rsidR="00DF2C98" w:rsidRPr="00435542" w:rsidRDefault="00404A75" w:rsidP="001305AA">
            <w:pPr>
              <w:rPr>
                <w:b/>
                <w:color w:val="FF0000"/>
              </w:rPr>
            </w:pPr>
            <w:ins w:id="373" w:author="" w:date="2020-06-19T15:03:00Z">
              <w:r>
                <w:rPr>
                  <w:b/>
                  <w:color w:val="FF0000"/>
                </w:rPr>
                <w:t>172.16.149.0</w:t>
              </w:r>
            </w:ins>
          </w:p>
        </w:tc>
        <w:tc>
          <w:tcPr>
            <w:tcW w:w="2977" w:type="dxa"/>
            <w:tcPrChange w:id="374" w:author="" w:date="2020-06-19T15:09:00Z">
              <w:tcPr>
                <w:tcW w:w="1984" w:type="dxa"/>
              </w:tcPr>
            </w:tcPrChange>
          </w:tcPr>
          <w:p w:rsidR="00DF2C98" w:rsidRPr="00435542" w:rsidRDefault="008B591E" w:rsidP="001305AA">
            <w:pPr>
              <w:rPr>
                <w:b/>
                <w:color w:val="FF0000"/>
              </w:rPr>
            </w:pPr>
            <w:ins w:id="375" w:author="" w:date="2020-06-19T15:05:00Z">
              <w:r>
                <w:rPr>
                  <w:b/>
                  <w:color w:val="FF0000"/>
                </w:rPr>
                <w:t xml:space="preserve">172.16.149.1 </w:t>
              </w:r>
            </w:ins>
            <w:ins w:id="376" w:author="" w:date="2020-06-19T15:11:00Z">
              <w:r w:rsidR="006322BD">
                <w:rPr>
                  <w:b/>
                  <w:color w:val="FF0000"/>
                </w:rPr>
                <w:t>–</w:t>
              </w:r>
            </w:ins>
            <w:ins w:id="377" w:author="" w:date="2020-06-19T15:05:00Z">
              <w:r>
                <w:rPr>
                  <w:b/>
                  <w:color w:val="FF0000"/>
                </w:rPr>
                <w:t xml:space="preserve"> </w:t>
              </w:r>
            </w:ins>
            <w:ins w:id="378" w:author="" w:date="2020-06-19T15:11:00Z">
              <w:r w:rsidR="006322BD">
                <w:rPr>
                  <w:b/>
                  <w:color w:val="FF0000"/>
                </w:rPr>
                <w:t>149.254</w:t>
              </w:r>
            </w:ins>
          </w:p>
        </w:tc>
        <w:tc>
          <w:tcPr>
            <w:tcW w:w="1984" w:type="dxa"/>
            <w:tcPrChange w:id="379" w:author="" w:date="2020-06-19T15:09:00Z">
              <w:tcPr>
                <w:tcW w:w="2126" w:type="dxa"/>
              </w:tcPr>
            </w:tcPrChange>
          </w:tcPr>
          <w:p w:rsidR="00DF2C98" w:rsidRPr="00435542" w:rsidRDefault="00A57BD5" w:rsidP="001305AA">
            <w:pPr>
              <w:rPr>
                <w:b/>
                <w:color w:val="FF0000"/>
              </w:rPr>
            </w:pPr>
            <w:ins w:id="380" w:author="" w:date="2020-06-19T15:13:00Z">
              <w:r>
                <w:rPr>
                  <w:b/>
                  <w:color w:val="FF0000"/>
                </w:rPr>
                <w:t>172.16</w:t>
              </w:r>
            </w:ins>
            <w:ins w:id="381" w:author="" w:date="2020-06-19T15:14:00Z">
              <w:r>
                <w:rPr>
                  <w:b/>
                  <w:color w:val="FF0000"/>
                </w:rPr>
                <w:t>.149.255</w:t>
              </w:r>
            </w:ins>
          </w:p>
        </w:tc>
        <w:tc>
          <w:tcPr>
            <w:tcW w:w="1985" w:type="dxa"/>
            <w:tcPrChange w:id="382" w:author="" w:date="2020-06-19T15:09:00Z">
              <w:tcPr>
                <w:tcW w:w="1985" w:type="dxa"/>
              </w:tcPr>
            </w:tcPrChange>
          </w:tcPr>
          <w:p w:rsidR="00DF2C98" w:rsidRPr="00435542" w:rsidRDefault="00F423BA" w:rsidP="001305AA">
            <w:pPr>
              <w:rPr>
                <w:b/>
                <w:color w:val="FF0000"/>
              </w:rPr>
            </w:pPr>
            <w:ins w:id="383" w:author="" w:date="2020-06-19T15:17:00Z">
              <w:r>
                <w:rPr>
                  <w:b/>
                  <w:color w:val="FF0000"/>
                </w:rPr>
                <w:t>255.255.</w:t>
              </w:r>
            </w:ins>
            <w:ins w:id="384" w:author="" w:date="2020-06-19T15:18:00Z">
              <w:r>
                <w:rPr>
                  <w:b/>
                  <w:color w:val="FF0000"/>
                </w:rPr>
                <w:t>255.0</w:t>
              </w:r>
            </w:ins>
          </w:p>
        </w:tc>
      </w:tr>
      <w:tr w:rsidR="00DF2C98" w:rsidTr="00E03C69">
        <w:tc>
          <w:tcPr>
            <w:tcW w:w="1843" w:type="dxa"/>
            <w:tcPrChange w:id="385" w:author="" w:date="2020-06-19T15:09:00Z">
              <w:tcPr>
                <w:tcW w:w="2410" w:type="dxa"/>
              </w:tcPr>
            </w:tcPrChange>
          </w:tcPr>
          <w:p w:rsidR="00DF2C98" w:rsidRPr="00435542" w:rsidRDefault="001C16F3" w:rsidP="001305AA">
            <w:pPr>
              <w:rPr>
                <w:b/>
                <w:color w:val="FF0000"/>
              </w:rPr>
            </w:pPr>
            <w:ins w:id="386" w:author="" w:date="2020-06-19T15:02:00Z">
              <w:r>
                <w:rPr>
                  <w:b/>
                  <w:color w:val="FF0000"/>
                </w:rPr>
                <w:t>ST-DOGU2 LAN1</w:t>
              </w:r>
            </w:ins>
          </w:p>
        </w:tc>
        <w:tc>
          <w:tcPr>
            <w:tcW w:w="1701" w:type="dxa"/>
            <w:tcPrChange w:id="387" w:author="" w:date="2020-06-19T15:09:00Z">
              <w:tcPr>
                <w:tcW w:w="1985" w:type="dxa"/>
              </w:tcPr>
            </w:tcPrChange>
          </w:tcPr>
          <w:p w:rsidR="00DF2C98" w:rsidRPr="00435542" w:rsidRDefault="00404A75" w:rsidP="001305AA">
            <w:pPr>
              <w:rPr>
                <w:b/>
                <w:color w:val="FF0000"/>
              </w:rPr>
            </w:pPr>
            <w:ins w:id="388" w:author="" w:date="2020-06-19T15:03:00Z">
              <w:r>
                <w:rPr>
                  <w:b/>
                  <w:color w:val="FF0000"/>
                </w:rPr>
                <w:t>172.16.150.0</w:t>
              </w:r>
            </w:ins>
          </w:p>
        </w:tc>
        <w:tc>
          <w:tcPr>
            <w:tcW w:w="2977" w:type="dxa"/>
            <w:tcPrChange w:id="389" w:author="" w:date="2020-06-19T15:09:00Z">
              <w:tcPr>
                <w:tcW w:w="1984" w:type="dxa"/>
              </w:tcPr>
            </w:tcPrChange>
          </w:tcPr>
          <w:p w:rsidR="00DF2C98" w:rsidRPr="00435542" w:rsidRDefault="008B591E" w:rsidP="001305AA">
            <w:pPr>
              <w:rPr>
                <w:b/>
                <w:color w:val="FF0000"/>
              </w:rPr>
            </w:pPr>
            <w:ins w:id="390" w:author="" w:date="2020-06-19T15:05:00Z">
              <w:r>
                <w:rPr>
                  <w:b/>
                  <w:color w:val="FF0000"/>
                </w:rPr>
                <w:t xml:space="preserve">172.16.150.1 </w:t>
              </w:r>
            </w:ins>
            <w:ins w:id="391" w:author="" w:date="2020-06-19T15:11:00Z">
              <w:r w:rsidR="006322BD">
                <w:rPr>
                  <w:b/>
                  <w:color w:val="FF0000"/>
                </w:rPr>
                <w:t>– 150.12</w:t>
              </w:r>
              <w:r w:rsidR="000C51B9">
                <w:rPr>
                  <w:b/>
                  <w:color w:val="FF0000"/>
                </w:rPr>
                <w:t>6</w:t>
              </w:r>
            </w:ins>
          </w:p>
        </w:tc>
        <w:tc>
          <w:tcPr>
            <w:tcW w:w="1984" w:type="dxa"/>
            <w:tcPrChange w:id="392" w:author="" w:date="2020-06-19T15:09:00Z">
              <w:tcPr>
                <w:tcW w:w="2126" w:type="dxa"/>
              </w:tcPr>
            </w:tcPrChange>
          </w:tcPr>
          <w:p w:rsidR="00DF2C98" w:rsidRPr="00435542" w:rsidRDefault="00A57BD5" w:rsidP="001305AA">
            <w:pPr>
              <w:rPr>
                <w:b/>
                <w:color w:val="FF0000"/>
              </w:rPr>
            </w:pPr>
            <w:ins w:id="393" w:author="" w:date="2020-06-19T15:13:00Z">
              <w:r>
                <w:rPr>
                  <w:b/>
                  <w:color w:val="FF0000"/>
                </w:rPr>
                <w:t>172.16</w:t>
              </w:r>
            </w:ins>
            <w:ins w:id="394" w:author="" w:date="2020-06-19T15:14:00Z">
              <w:r>
                <w:rPr>
                  <w:b/>
                  <w:color w:val="FF0000"/>
                </w:rPr>
                <w:t>.150.12</w:t>
              </w:r>
              <w:r w:rsidR="000C51B9">
                <w:rPr>
                  <w:b/>
                  <w:color w:val="FF0000"/>
                </w:rPr>
                <w:t>7</w:t>
              </w:r>
            </w:ins>
          </w:p>
        </w:tc>
        <w:tc>
          <w:tcPr>
            <w:tcW w:w="1985" w:type="dxa"/>
            <w:tcPrChange w:id="395" w:author="" w:date="2020-06-19T15:09:00Z">
              <w:tcPr>
                <w:tcW w:w="1985" w:type="dxa"/>
              </w:tcPr>
            </w:tcPrChange>
          </w:tcPr>
          <w:p w:rsidR="00DF2C98" w:rsidRPr="00435542" w:rsidRDefault="00F423BA" w:rsidP="001305AA">
            <w:pPr>
              <w:rPr>
                <w:b/>
                <w:color w:val="FF0000"/>
              </w:rPr>
            </w:pPr>
            <w:ins w:id="396" w:author="" w:date="2020-06-19T15:17:00Z">
              <w:r>
                <w:rPr>
                  <w:b/>
                  <w:color w:val="FF0000"/>
                </w:rPr>
                <w:t>255.255.</w:t>
              </w:r>
            </w:ins>
            <w:ins w:id="397" w:author="" w:date="2020-06-19T15:18:00Z">
              <w:r>
                <w:rPr>
                  <w:b/>
                  <w:color w:val="FF0000"/>
                </w:rPr>
                <w:t>255.128</w:t>
              </w:r>
            </w:ins>
          </w:p>
        </w:tc>
      </w:tr>
      <w:tr w:rsidR="00DF2C98" w:rsidTr="00E03C69">
        <w:tc>
          <w:tcPr>
            <w:tcW w:w="1843" w:type="dxa"/>
            <w:tcPrChange w:id="398" w:author="" w:date="2020-06-19T15:09:00Z">
              <w:tcPr>
                <w:tcW w:w="2410" w:type="dxa"/>
              </w:tcPr>
            </w:tcPrChange>
          </w:tcPr>
          <w:p w:rsidR="00DF2C98" w:rsidRPr="00435542" w:rsidRDefault="001C16F3" w:rsidP="001305AA">
            <w:pPr>
              <w:rPr>
                <w:b/>
                <w:color w:val="FF0000"/>
              </w:rPr>
            </w:pPr>
            <w:ins w:id="399" w:author="" w:date="2020-06-19T15:02:00Z">
              <w:r>
                <w:rPr>
                  <w:b/>
                  <w:color w:val="FF0000"/>
                </w:rPr>
                <w:t>ST-DOGU2 LAN2</w:t>
              </w:r>
            </w:ins>
          </w:p>
        </w:tc>
        <w:tc>
          <w:tcPr>
            <w:tcW w:w="1701" w:type="dxa"/>
            <w:tcPrChange w:id="400" w:author="" w:date="2020-06-19T15:09:00Z">
              <w:tcPr>
                <w:tcW w:w="1985" w:type="dxa"/>
              </w:tcPr>
            </w:tcPrChange>
          </w:tcPr>
          <w:p w:rsidR="00DF2C98" w:rsidRPr="00435542" w:rsidRDefault="00404A75">
            <w:pPr>
              <w:rPr>
                <w:b/>
                <w:color w:val="FF0000"/>
              </w:rPr>
            </w:pPr>
            <w:ins w:id="401" w:author="" w:date="2020-06-19T15:03:00Z">
              <w:r>
                <w:rPr>
                  <w:b/>
                  <w:color w:val="FF0000"/>
                </w:rPr>
                <w:t>172.16.150.</w:t>
              </w:r>
            </w:ins>
            <w:ins w:id="402" w:author="" w:date="2020-06-19T15:05:00Z">
              <w:r>
                <w:rPr>
                  <w:b/>
                  <w:color w:val="FF0000"/>
                </w:rPr>
                <w:t>12</w:t>
              </w:r>
              <w:r w:rsidR="000C51B9">
                <w:rPr>
                  <w:b/>
                  <w:color w:val="FF0000"/>
                </w:rPr>
                <w:t>8</w:t>
              </w:r>
            </w:ins>
          </w:p>
        </w:tc>
        <w:tc>
          <w:tcPr>
            <w:tcW w:w="2977" w:type="dxa"/>
            <w:tcPrChange w:id="403" w:author="" w:date="2020-06-19T15:09:00Z">
              <w:tcPr>
                <w:tcW w:w="1984" w:type="dxa"/>
              </w:tcPr>
            </w:tcPrChange>
          </w:tcPr>
          <w:p w:rsidR="00DF2C98" w:rsidRPr="00435542" w:rsidRDefault="008B591E">
            <w:pPr>
              <w:rPr>
                <w:b/>
                <w:color w:val="FF0000"/>
              </w:rPr>
            </w:pPr>
            <w:ins w:id="404" w:author="" w:date="2020-06-19T15:05:00Z">
              <w:r>
                <w:rPr>
                  <w:b/>
                  <w:color w:val="FF0000"/>
                </w:rPr>
                <w:t>172.16.150</w:t>
              </w:r>
            </w:ins>
            <w:ins w:id="405" w:author="" w:date="2020-06-19T15:12:00Z">
              <w:r w:rsidR="000C51B9">
                <w:rPr>
                  <w:b/>
                  <w:color w:val="FF0000"/>
                </w:rPr>
                <w:t>.129</w:t>
              </w:r>
            </w:ins>
            <w:ins w:id="406" w:author="" w:date="2020-06-19T15:05:00Z">
              <w:r>
                <w:rPr>
                  <w:b/>
                  <w:color w:val="FF0000"/>
                </w:rPr>
                <w:t xml:space="preserve"> </w:t>
              </w:r>
            </w:ins>
            <w:ins w:id="407" w:author="" w:date="2020-06-19T15:08:00Z">
              <w:r>
                <w:rPr>
                  <w:b/>
                  <w:color w:val="FF0000"/>
                </w:rPr>
                <w:t>–</w:t>
              </w:r>
            </w:ins>
            <w:ins w:id="408" w:author="" w:date="2020-06-19T15:05:00Z">
              <w:r>
                <w:rPr>
                  <w:b/>
                  <w:color w:val="FF0000"/>
                </w:rPr>
                <w:t xml:space="preserve"> 150.</w:t>
              </w:r>
            </w:ins>
            <w:ins w:id="409" w:author="" w:date="2020-06-19T15:08:00Z">
              <w:r>
                <w:rPr>
                  <w:b/>
                  <w:color w:val="FF0000"/>
                </w:rPr>
                <w:t>25</w:t>
              </w:r>
              <w:r w:rsidR="000C51B9">
                <w:rPr>
                  <w:b/>
                  <w:color w:val="FF0000"/>
                </w:rPr>
                <w:t>4</w:t>
              </w:r>
            </w:ins>
          </w:p>
        </w:tc>
        <w:tc>
          <w:tcPr>
            <w:tcW w:w="1984" w:type="dxa"/>
            <w:tcPrChange w:id="410" w:author="" w:date="2020-06-19T15:09:00Z">
              <w:tcPr>
                <w:tcW w:w="2126" w:type="dxa"/>
              </w:tcPr>
            </w:tcPrChange>
          </w:tcPr>
          <w:p w:rsidR="00DF2C98" w:rsidRPr="00435542" w:rsidRDefault="00A57BD5" w:rsidP="001305AA">
            <w:pPr>
              <w:rPr>
                <w:b/>
                <w:color w:val="FF0000"/>
              </w:rPr>
            </w:pPr>
            <w:ins w:id="411" w:author="" w:date="2020-06-19T15:13:00Z">
              <w:r>
                <w:rPr>
                  <w:b/>
                  <w:color w:val="FF0000"/>
                </w:rPr>
                <w:t>172.16</w:t>
              </w:r>
            </w:ins>
            <w:ins w:id="412" w:author="" w:date="2020-06-19T15:14:00Z">
              <w:r>
                <w:rPr>
                  <w:b/>
                  <w:color w:val="FF0000"/>
                </w:rPr>
                <w:t>.150.25</w:t>
              </w:r>
              <w:r w:rsidR="000A24CA">
                <w:rPr>
                  <w:b/>
                  <w:color w:val="FF0000"/>
                </w:rPr>
                <w:t>5</w:t>
              </w:r>
            </w:ins>
          </w:p>
        </w:tc>
        <w:tc>
          <w:tcPr>
            <w:tcW w:w="1985" w:type="dxa"/>
            <w:tcPrChange w:id="413" w:author="" w:date="2020-06-19T15:09:00Z">
              <w:tcPr>
                <w:tcW w:w="1985" w:type="dxa"/>
              </w:tcPr>
            </w:tcPrChange>
          </w:tcPr>
          <w:p w:rsidR="00DF2C98" w:rsidRPr="00435542" w:rsidRDefault="00F423BA" w:rsidP="001305AA">
            <w:pPr>
              <w:rPr>
                <w:b/>
                <w:color w:val="FF0000"/>
              </w:rPr>
            </w:pPr>
            <w:ins w:id="414" w:author="" w:date="2020-06-19T15:17:00Z">
              <w:r>
                <w:rPr>
                  <w:b/>
                  <w:color w:val="FF0000"/>
                </w:rPr>
                <w:t>255.255.</w:t>
              </w:r>
            </w:ins>
            <w:ins w:id="415" w:author="" w:date="2020-06-19T15:19:00Z">
              <w:r>
                <w:rPr>
                  <w:b/>
                  <w:color w:val="FF0000"/>
                </w:rPr>
                <w:t>255.128</w:t>
              </w:r>
            </w:ins>
          </w:p>
        </w:tc>
      </w:tr>
    </w:tbl>
    <w:p w:rsidR="00FD7B3E" w:rsidDel="00C95478" w:rsidRDefault="00FD7B3E" w:rsidP="003340D1">
      <w:pPr>
        <w:rPr>
          <w:del w:id="416" w:author="" w:date="2020-06-19T19:25:00Z"/>
          <w:b/>
        </w:rPr>
      </w:pPr>
    </w:p>
    <w:p w:rsidR="00435542" w:rsidRPr="00C95478" w:rsidDel="00C95478" w:rsidRDefault="00435542" w:rsidP="003340D1">
      <w:pPr>
        <w:rPr>
          <w:del w:id="417" w:author="" w:date="2020-06-19T19:25:00Z"/>
          <w:b/>
        </w:rPr>
      </w:pPr>
    </w:p>
    <w:p w:rsidR="00435542" w:rsidRPr="00C95478" w:rsidRDefault="00435542" w:rsidP="003340D1">
      <w:pPr>
        <w:rPr>
          <w:b/>
        </w:rPr>
      </w:pPr>
    </w:p>
    <w:p w:rsidR="00435542" w:rsidRDefault="00435542" w:rsidP="003340D1">
      <w:pPr>
        <w:rPr>
          <w:b/>
        </w:rPr>
      </w:pPr>
    </w:p>
    <w:p w:rsidR="00435542" w:rsidRDefault="00435542" w:rsidP="003340D1">
      <w:pPr>
        <w:rPr>
          <w:b/>
        </w:rPr>
      </w:pPr>
    </w:p>
    <w:p w:rsidR="00435542" w:rsidRDefault="00435542" w:rsidP="003340D1">
      <w:pPr>
        <w:rPr>
          <w:b/>
        </w:rPr>
      </w:pPr>
    </w:p>
    <w:p w:rsidR="00435542" w:rsidRDefault="00435542" w:rsidP="003340D1">
      <w:pPr>
        <w:rPr>
          <w:b/>
        </w:rPr>
      </w:pPr>
    </w:p>
    <w:p w:rsidR="00435542" w:rsidRDefault="00435542" w:rsidP="003340D1">
      <w:pPr>
        <w:rPr>
          <w:b/>
        </w:rPr>
      </w:pPr>
    </w:p>
    <w:p w:rsidR="00C43A75" w:rsidRDefault="00C43A75" w:rsidP="00C43A75">
      <w:pPr>
        <w:jc w:val="both"/>
      </w:pPr>
      <w:r>
        <w:t xml:space="preserve">Merkezi Ankara’ da bulunan bir market zincirinin Afyon, Erzurum ve Samsun’ da Bölge Müdürlükleri bulunmaktadır. Bölge müdürlüklerinde bilgisayarlar veya ağ bileşenleri genel merkez ile iletişimleri doğrudan sağlanmak istenmektedir. Bölge Müdürlükleri arasındaki iletişimler yine gelen merkez üzerinden aktarılması planlanmaktadır. </w:t>
      </w:r>
      <w:proofErr w:type="gramStart"/>
      <w:r>
        <w:t>yapılan</w:t>
      </w:r>
      <w:proofErr w:type="gramEnd"/>
      <w:r>
        <w:t xml:space="preserve"> analizler sonucuna göre;</w:t>
      </w:r>
    </w:p>
    <w:p w:rsidR="00C43A75" w:rsidRDefault="00C43A75" w:rsidP="00C43A75">
      <w:pPr>
        <w:spacing w:after="0"/>
        <w:ind w:left="360"/>
        <w:jc w:val="both"/>
      </w:pPr>
      <w:r>
        <w:t>a) Marketin Genel merkezinde (Ankara) 70, Afyon’ da 50, Erzurum’ da 10, Samsun’ da 6 PC bulunacaktır.</w:t>
      </w:r>
    </w:p>
    <w:p w:rsidR="00C43A75" w:rsidRDefault="00C43A75" w:rsidP="00C43A75">
      <w:pPr>
        <w:spacing w:after="0"/>
        <w:ind w:left="360"/>
        <w:jc w:val="both"/>
      </w:pPr>
      <w:r>
        <w:t xml:space="preserve">b) Marketin genel merkezinde PC’ </w:t>
      </w:r>
      <w:proofErr w:type="spellStart"/>
      <w:r>
        <w:t>ler</w:t>
      </w:r>
      <w:proofErr w:type="spellEnd"/>
      <w:r>
        <w:t xml:space="preserve"> dışında 10 adet sunucu bilgisayarı bulunmaktadır. </w:t>
      </w:r>
    </w:p>
    <w:p w:rsidR="00C43A75" w:rsidRDefault="00C43A75" w:rsidP="00C43A75">
      <w:pPr>
        <w:spacing w:after="0"/>
        <w:ind w:left="360"/>
        <w:jc w:val="both"/>
      </w:pPr>
      <w:r>
        <w:t xml:space="preserve">c) Türk Telekom 212.134.126.0/24 ağını marketin kullanımına atamıştır. </w:t>
      </w:r>
    </w:p>
    <w:p w:rsidR="00C43A75" w:rsidRDefault="00C43A75" w:rsidP="00C43A75">
      <w:pPr>
        <w:spacing w:after="0"/>
        <w:ind w:left="360"/>
        <w:jc w:val="both"/>
      </w:pPr>
      <w:r>
        <w:t xml:space="preserve">d) Tüm işlevsel birimlerin ayrı ağlarda olması istenmektedir. </w:t>
      </w:r>
    </w:p>
    <w:p w:rsidR="00C43A75" w:rsidRDefault="00C43A75" w:rsidP="00C43A75">
      <w:pPr>
        <w:spacing w:after="0"/>
        <w:ind w:left="360" w:firstLine="348"/>
        <w:jc w:val="both"/>
      </w:pPr>
      <w:r>
        <w:t>(İşlevsel Birimler: Genel Merkez (Ankara), Sunucular, Bölge Müdürlükleridir)</w:t>
      </w:r>
    </w:p>
    <w:p w:rsidR="00C43A75" w:rsidRDefault="00C43A75" w:rsidP="00C43A75">
      <w:pPr>
        <w:spacing w:after="0"/>
        <w:ind w:left="360"/>
        <w:jc w:val="both"/>
      </w:pPr>
      <w:r>
        <w:t>e) Market zincirinin söz konusu ağında her bilgisayara genel IP ataması yapılması planlanmaktadır.</w:t>
      </w:r>
    </w:p>
    <w:p w:rsidR="00B97F12" w:rsidRDefault="00B97F12" w:rsidP="00C43A75">
      <w:pPr>
        <w:spacing w:after="0"/>
        <w:ind w:left="360"/>
        <w:jc w:val="both"/>
        <w:rPr>
          <w:b/>
          <w:bCs/>
          <w:sz w:val="28"/>
          <w:szCs w:val="28"/>
        </w:rPr>
      </w:pPr>
      <w:r w:rsidRPr="00B97F12">
        <w:rPr>
          <w:b/>
          <w:bCs/>
          <w:sz w:val="28"/>
          <w:szCs w:val="28"/>
        </w:rPr>
        <w:t>Yukarıda verilen konfigürasyonlara göre ağın tasarımı ve IP atamaları aşağıda verilmiştir.</w:t>
      </w:r>
      <w:r>
        <w:rPr>
          <w:b/>
          <w:bCs/>
          <w:sz w:val="28"/>
          <w:szCs w:val="28"/>
        </w:rPr>
        <w:t xml:space="preserve"> Soru </w:t>
      </w:r>
      <w:r w:rsidR="00435542">
        <w:rPr>
          <w:b/>
          <w:bCs/>
          <w:sz w:val="28"/>
          <w:szCs w:val="28"/>
        </w:rPr>
        <w:t>3</w:t>
      </w:r>
      <w:r>
        <w:rPr>
          <w:b/>
          <w:bCs/>
          <w:sz w:val="28"/>
          <w:szCs w:val="28"/>
        </w:rPr>
        <w:t xml:space="preserve"> ve Soru </w:t>
      </w:r>
      <w:r w:rsidR="00435542">
        <w:rPr>
          <w:b/>
          <w:bCs/>
          <w:sz w:val="28"/>
          <w:szCs w:val="28"/>
        </w:rPr>
        <w:t>4</w:t>
      </w:r>
      <w:r>
        <w:rPr>
          <w:b/>
          <w:bCs/>
          <w:sz w:val="28"/>
          <w:szCs w:val="28"/>
        </w:rPr>
        <w:t>’ i verilen konfigürasyon ve tasarımlara göre cevaplayınız.</w:t>
      </w:r>
    </w:p>
    <w:p w:rsidR="00435542" w:rsidRDefault="00435542" w:rsidP="00C43A75">
      <w:pPr>
        <w:spacing w:after="0"/>
        <w:ind w:left="360"/>
        <w:jc w:val="both"/>
        <w:rPr>
          <w:b/>
          <w:bCs/>
          <w:sz w:val="28"/>
          <w:szCs w:val="28"/>
        </w:rPr>
      </w:pPr>
    </w:p>
    <w:p w:rsidR="00435542" w:rsidRPr="00B97F12" w:rsidRDefault="00435542" w:rsidP="00C43A75">
      <w:pPr>
        <w:spacing w:after="0"/>
        <w:ind w:left="360"/>
        <w:jc w:val="both"/>
        <w:rPr>
          <w:b/>
          <w:bCs/>
          <w:sz w:val="28"/>
          <w:szCs w:val="28"/>
        </w:rPr>
      </w:pPr>
    </w:p>
    <w:p w:rsidR="00C43A75" w:rsidRDefault="00B97F12" w:rsidP="00C43A75">
      <w:pPr>
        <w:spacing w:after="0"/>
        <w:ind w:left="360"/>
        <w:jc w:val="both"/>
      </w:pPr>
      <w:r w:rsidRPr="000E75EB">
        <w:rPr>
          <w:rFonts w:ascii="Times New Roman" w:hAnsi="Times New Roman" w:cs="Times New Roman"/>
          <w:noProof/>
          <w:sz w:val="18"/>
          <w:szCs w:val="18"/>
          <w:lang w:eastAsia="tr-TR"/>
        </w:rPr>
        <w:drawing>
          <wp:inline distT="0" distB="0" distL="0" distR="0" wp14:anchorId="0775343C" wp14:editId="36618B15">
            <wp:extent cx="6299658" cy="2461260"/>
            <wp:effectExtent l="0" t="0" r="635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0486" t="18601" r="7531" b="21302"/>
                    <a:stretch/>
                  </pic:blipFill>
                  <pic:spPr bwMode="auto">
                    <a:xfrm>
                      <a:off x="0" y="0"/>
                      <a:ext cx="6327374" cy="2472089"/>
                    </a:xfrm>
                    <a:prstGeom prst="rect">
                      <a:avLst/>
                    </a:prstGeom>
                    <a:ln>
                      <a:noFill/>
                    </a:ln>
                    <a:extLst>
                      <a:ext uri="{53640926-AAD7-44D8-BBD7-CCE9431645EC}">
                        <a14:shadowObscured xmlns:a14="http://schemas.microsoft.com/office/drawing/2010/main"/>
                      </a:ext>
                    </a:extLst>
                  </pic:spPr>
                </pic:pic>
              </a:graphicData>
            </a:graphic>
          </wp:inline>
        </w:drawing>
      </w:r>
    </w:p>
    <w:p w:rsidR="00435542" w:rsidRDefault="00435542" w:rsidP="00C43A75">
      <w:pPr>
        <w:spacing w:after="0"/>
        <w:ind w:left="360"/>
        <w:jc w:val="both"/>
      </w:pPr>
    </w:p>
    <w:p w:rsidR="00435542" w:rsidRDefault="00435542" w:rsidP="00C43A75">
      <w:pPr>
        <w:spacing w:after="0"/>
        <w:ind w:left="360"/>
        <w:jc w:val="both"/>
      </w:pPr>
    </w:p>
    <w:p w:rsidR="00435542" w:rsidRDefault="00435542" w:rsidP="00C43A75">
      <w:pPr>
        <w:spacing w:after="0"/>
        <w:ind w:left="360"/>
        <w:jc w:val="both"/>
      </w:pPr>
    </w:p>
    <w:tbl>
      <w:tblPr>
        <w:tblStyle w:val="TabloKlavuzu"/>
        <w:tblW w:w="0" w:type="auto"/>
        <w:tblLook w:val="04A0" w:firstRow="1" w:lastRow="0" w:firstColumn="1" w:lastColumn="0" w:noHBand="0" w:noVBand="1"/>
      </w:tblPr>
      <w:tblGrid>
        <w:gridCol w:w="1838"/>
        <w:gridCol w:w="1182"/>
        <w:gridCol w:w="1510"/>
        <w:gridCol w:w="1510"/>
        <w:gridCol w:w="1511"/>
        <w:gridCol w:w="1511"/>
      </w:tblGrid>
      <w:tr w:rsidR="00B97F12" w:rsidRPr="000E75EB" w:rsidTr="001305AA">
        <w:tc>
          <w:tcPr>
            <w:tcW w:w="1838" w:type="dxa"/>
          </w:tcPr>
          <w:p w:rsidR="00B97F12" w:rsidRPr="000E75EB" w:rsidRDefault="00B97F12" w:rsidP="001305AA">
            <w:pPr>
              <w:rPr>
                <w:rFonts w:ascii="Times New Roman" w:hAnsi="Times New Roman" w:cs="Times New Roman"/>
                <w:sz w:val="18"/>
                <w:szCs w:val="18"/>
              </w:rPr>
            </w:pPr>
            <w:proofErr w:type="spellStart"/>
            <w:r w:rsidRPr="000E75EB">
              <w:rPr>
                <w:rFonts w:ascii="Times New Roman" w:hAnsi="Times New Roman" w:cs="Times New Roman"/>
                <w:sz w:val="18"/>
                <w:szCs w:val="18"/>
              </w:rPr>
              <w:t>Router</w:t>
            </w:r>
            <w:proofErr w:type="spellEnd"/>
            <w:r w:rsidRPr="000E75EB">
              <w:rPr>
                <w:rFonts w:ascii="Times New Roman" w:hAnsi="Times New Roman" w:cs="Times New Roman"/>
                <w:sz w:val="18"/>
                <w:szCs w:val="18"/>
              </w:rPr>
              <w:t xml:space="preserve"> Adı</w:t>
            </w:r>
          </w:p>
        </w:tc>
        <w:tc>
          <w:tcPr>
            <w:tcW w:w="1182"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Bağlı Host Sayısı</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 xml:space="preserve">Yeni </w:t>
            </w:r>
            <w:proofErr w:type="spellStart"/>
            <w:r w:rsidRPr="000E75EB">
              <w:rPr>
                <w:rFonts w:ascii="Times New Roman" w:hAnsi="Times New Roman" w:cs="Times New Roman"/>
                <w:sz w:val="18"/>
                <w:szCs w:val="18"/>
              </w:rPr>
              <w:t>Subnet</w:t>
            </w:r>
            <w:proofErr w:type="spellEnd"/>
            <w:r w:rsidRPr="000E75EB">
              <w:rPr>
                <w:rFonts w:ascii="Times New Roman" w:hAnsi="Times New Roman" w:cs="Times New Roman"/>
                <w:sz w:val="18"/>
                <w:szCs w:val="18"/>
              </w:rPr>
              <w:t xml:space="preserve"> Mask</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Ağ Adresi</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IP Adres Aralığı</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Yayın Adresi</w:t>
            </w:r>
          </w:p>
        </w:tc>
      </w:tr>
      <w:tr w:rsidR="00B97F12" w:rsidRPr="000E75EB" w:rsidTr="001305AA">
        <w:tc>
          <w:tcPr>
            <w:tcW w:w="1838"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Ankara</w:t>
            </w:r>
          </w:p>
        </w:tc>
        <w:tc>
          <w:tcPr>
            <w:tcW w:w="1182"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70</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255.255.255.128</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212.134.126.0</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126.1-126.126</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126.127</w:t>
            </w:r>
          </w:p>
        </w:tc>
      </w:tr>
      <w:tr w:rsidR="00B97F12" w:rsidRPr="000E75EB" w:rsidTr="001305AA">
        <w:tc>
          <w:tcPr>
            <w:tcW w:w="1838"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Afyon</w:t>
            </w:r>
          </w:p>
        </w:tc>
        <w:tc>
          <w:tcPr>
            <w:tcW w:w="1182"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50</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255.255.255.192</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212.134.126.128</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126.129-126.190</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126.191</w:t>
            </w:r>
          </w:p>
        </w:tc>
      </w:tr>
      <w:tr w:rsidR="00B97F12" w:rsidRPr="000E75EB" w:rsidTr="001305AA">
        <w:tc>
          <w:tcPr>
            <w:tcW w:w="1838"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Erzurum</w:t>
            </w:r>
          </w:p>
        </w:tc>
        <w:tc>
          <w:tcPr>
            <w:tcW w:w="1182"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10</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255.255.255.240</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212.134.126.192</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126.193-126.206</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126.207</w:t>
            </w:r>
          </w:p>
        </w:tc>
      </w:tr>
      <w:tr w:rsidR="00B97F12" w:rsidRPr="000E75EB" w:rsidTr="001305AA">
        <w:tc>
          <w:tcPr>
            <w:tcW w:w="1838"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Sunucu</w:t>
            </w:r>
          </w:p>
        </w:tc>
        <w:tc>
          <w:tcPr>
            <w:tcW w:w="1182"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10</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255.255.255.240</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212.134.126.208</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126.209-126.222</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126.203</w:t>
            </w:r>
          </w:p>
        </w:tc>
      </w:tr>
      <w:tr w:rsidR="00B97F12" w:rsidRPr="000E75EB" w:rsidTr="001305AA">
        <w:tc>
          <w:tcPr>
            <w:tcW w:w="1838"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Samsun</w:t>
            </w:r>
          </w:p>
        </w:tc>
        <w:tc>
          <w:tcPr>
            <w:tcW w:w="1182"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6</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255.255.255.248</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212.134.126.224</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126.225-126.230</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126.231</w:t>
            </w:r>
          </w:p>
        </w:tc>
      </w:tr>
      <w:tr w:rsidR="00B97F12" w:rsidRPr="000E75EB" w:rsidTr="001305AA">
        <w:tc>
          <w:tcPr>
            <w:tcW w:w="1838"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Afyon-Ankara</w:t>
            </w:r>
          </w:p>
        </w:tc>
        <w:tc>
          <w:tcPr>
            <w:tcW w:w="1182"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255.255.255.252</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212.134.126.232</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126.233-126.234</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126.235</w:t>
            </w:r>
          </w:p>
        </w:tc>
      </w:tr>
      <w:tr w:rsidR="00B97F12" w:rsidRPr="000E75EB" w:rsidTr="001305AA">
        <w:tc>
          <w:tcPr>
            <w:tcW w:w="1838"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Ankara – Samsun</w:t>
            </w:r>
          </w:p>
        </w:tc>
        <w:tc>
          <w:tcPr>
            <w:tcW w:w="1182"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255.255.255.252</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212.134.126.236</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126.237-126.238</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126.239</w:t>
            </w:r>
          </w:p>
        </w:tc>
      </w:tr>
      <w:tr w:rsidR="00B97F12" w:rsidRPr="000E75EB" w:rsidTr="001305AA">
        <w:tc>
          <w:tcPr>
            <w:tcW w:w="1838"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Ankara –Erzurum</w:t>
            </w:r>
          </w:p>
        </w:tc>
        <w:tc>
          <w:tcPr>
            <w:tcW w:w="1182"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255.255.255.252</w:t>
            </w:r>
          </w:p>
        </w:tc>
        <w:tc>
          <w:tcPr>
            <w:tcW w:w="1510"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212.134.126.240</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126.241-126.242</w:t>
            </w:r>
          </w:p>
        </w:tc>
        <w:tc>
          <w:tcPr>
            <w:tcW w:w="1511" w:type="dxa"/>
          </w:tcPr>
          <w:p w:rsidR="00B97F12" w:rsidRPr="000E75EB" w:rsidRDefault="00B97F12" w:rsidP="001305AA">
            <w:pPr>
              <w:rPr>
                <w:rFonts w:ascii="Times New Roman" w:hAnsi="Times New Roman" w:cs="Times New Roman"/>
                <w:sz w:val="18"/>
                <w:szCs w:val="18"/>
              </w:rPr>
            </w:pPr>
            <w:r w:rsidRPr="000E75EB">
              <w:rPr>
                <w:rFonts w:ascii="Times New Roman" w:hAnsi="Times New Roman" w:cs="Times New Roman"/>
                <w:sz w:val="18"/>
                <w:szCs w:val="18"/>
              </w:rPr>
              <w:t>126.243</w:t>
            </w:r>
          </w:p>
        </w:tc>
      </w:tr>
    </w:tbl>
    <w:p w:rsidR="00B97F12" w:rsidRDefault="00B97F12" w:rsidP="00C43A75">
      <w:pPr>
        <w:spacing w:after="0"/>
        <w:ind w:left="360"/>
        <w:jc w:val="both"/>
      </w:pPr>
    </w:p>
    <w:p w:rsidR="00435542" w:rsidRDefault="00435542" w:rsidP="00C43A75">
      <w:pPr>
        <w:spacing w:after="0"/>
        <w:jc w:val="both"/>
        <w:rPr>
          <w:b/>
        </w:rPr>
      </w:pPr>
    </w:p>
    <w:p w:rsidR="00435542" w:rsidRDefault="00435542" w:rsidP="00C43A75">
      <w:pPr>
        <w:spacing w:after="0"/>
        <w:jc w:val="both"/>
        <w:rPr>
          <w:b/>
        </w:rPr>
      </w:pPr>
    </w:p>
    <w:p w:rsidR="00435542" w:rsidRDefault="00435542" w:rsidP="00C43A75">
      <w:pPr>
        <w:spacing w:after="0"/>
        <w:jc w:val="both"/>
        <w:rPr>
          <w:b/>
        </w:rPr>
      </w:pPr>
    </w:p>
    <w:p w:rsidR="00435542" w:rsidRDefault="00435542" w:rsidP="00C43A75">
      <w:pPr>
        <w:spacing w:after="0"/>
        <w:jc w:val="both"/>
        <w:rPr>
          <w:b/>
        </w:rPr>
      </w:pPr>
    </w:p>
    <w:p w:rsidR="00435542" w:rsidRDefault="00435542" w:rsidP="00C43A75">
      <w:pPr>
        <w:spacing w:after="0"/>
        <w:jc w:val="both"/>
        <w:rPr>
          <w:b/>
        </w:rPr>
      </w:pPr>
    </w:p>
    <w:p w:rsidR="00435542" w:rsidRDefault="00435542" w:rsidP="00C43A75">
      <w:pPr>
        <w:spacing w:after="0"/>
        <w:jc w:val="both"/>
        <w:rPr>
          <w:b/>
        </w:rPr>
      </w:pPr>
    </w:p>
    <w:p w:rsidR="00435542" w:rsidRDefault="00435542" w:rsidP="00C43A75">
      <w:pPr>
        <w:spacing w:after="0"/>
        <w:jc w:val="both"/>
        <w:rPr>
          <w:b/>
        </w:rPr>
      </w:pPr>
    </w:p>
    <w:p w:rsidR="00435542" w:rsidRDefault="00435542" w:rsidP="00C43A75">
      <w:pPr>
        <w:spacing w:after="0"/>
        <w:jc w:val="both"/>
        <w:rPr>
          <w:b/>
        </w:rPr>
      </w:pPr>
    </w:p>
    <w:p w:rsidR="00C43A75" w:rsidRDefault="00C43A75" w:rsidP="00C43A75">
      <w:pPr>
        <w:spacing w:after="0"/>
        <w:jc w:val="both"/>
      </w:pPr>
      <w:r w:rsidRPr="00896271">
        <w:rPr>
          <w:b/>
        </w:rPr>
        <w:t xml:space="preserve">Soru </w:t>
      </w:r>
      <w:r w:rsidR="00435542">
        <w:rPr>
          <w:b/>
        </w:rPr>
        <w:t>3</w:t>
      </w:r>
      <w:r w:rsidRPr="00896271">
        <w:rPr>
          <w:b/>
        </w:rPr>
        <w:t>.</w:t>
      </w:r>
      <w:r>
        <w:t xml:space="preserve"> Yönlendiricilerin (</w:t>
      </w:r>
      <w:proofErr w:type="spellStart"/>
      <w:r>
        <w:t>Router</w:t>
      </w:r>
      <w:proofErr w:type="spellEnd"/>
      <w:r>
        <w:t>) isimleri bölge müdürlüklerinin ve merkez şubenin bulunduğu il ile anılacaktır. Sunucu için “Sunucu” ismini kullanabilirsiniz. Yönlendiriciler için gerekli kodları tüm yönlendiriciler için yazınız. (</w:t>
      </w:r>
      <w:proofErr w:type="spellStart"/>
      <w:r>
        <w:t>Routerların</w:t>
      </w:r>
      <w:proofErr w:type="spellEnd"/>
      <w:r>
        <w:t xml:space="preserve"> Varsayılan isimleri </w:t>
      </w:r>
      <w:r w:rsidR="00B97F12">
        <w:t>tasarımda görülmektedir</w:t>
      </w:r>
      <w:r>
        <w:t>) (</w:t>
      </w:r>
      <w:r w:rsidR="00435542">
        <w:t>14</w:t>
      </w:r>
      <w:r>
        <w:t xml:space="preserve"> puan)</w:t>
      </w:r>
    </w:p>
    <w:tbl>
      <w:tblPr>
        <w:tblStyle w:val="TabloKlavuzu"/>
        <w:tblW w:w="10627" w:type="dxa"/>
        <w:tblLook w:val="04A0" w:firstRow="1" w:lastRow="0" w:firstColumn="1" w:lastColumn="0" w:noHBand="0" w:noVBand="1"/>
      </w:tblPr>
      <w:tblGrid>
        <w:gridCol w:w="2547"/>
        <w:gridCol w:w="2551"/>
        <w:gridCol w:w="2694"/>
        <w:gridCol w:w="2835"/>
      </w:tblGrid>
      <w:tr w:rsidR="00B97F12" w:rsidRPr="000E75EB" w:rsidTr="001305AA">
        <w:tc>
          <w:tcPr>
            <w:tcW w:w="2547" w:type="dxa"/>
          </w:tcPr>
          <w:p w:rsidR="0091571A" w:rsidRDefault="00B97F12" w:rsidP="001305AA">
            <w:pPr>
              <w:jc w:val="both"/>
              <w:rPr>
                <w:ins w:id="418" w:author="" w:date="2020-06-19T18:02:00Z"/>
                <w:rFonts w:ascii="Times New Roman" w:hAnsi="Times New Roman" w:cs="Times New Roman"/>
                <w:b/>
                <w:sz w:val="18"/>
                <w:szCs w:val="18"/>
              </w:rPr>
            </w:pPr>
            <w:r w:rsidRPr="000E75EB">
              <w:rPr>
                <w:rFonts w:ascii="Times New Roman" w:hAnsi="Times New Roman" w:cs="Times New Roman"/>
                <w:b/>
                <w:sz w:val="18"/>
                <w:szCs w:val="18"/>
              </w:rPr>
              <w:t>R</w:t>
            </w:r>
            <w:r>
              <w:rPr>
                <w:rFonts w:ascii="Times New Roman" w:hAnsi="Times New Roman" w:cs="Times New Roman"/>
                <w:b/>
                <w:sz w:val="18"/>
                <w:szCs w:val="18"/>
              </w:rPr>
              <w:t>outer</w:t>
            </w:r>
            <w:r w:rsidRPr="000E75EB">
              <w:rPr>
                <w:rFonts w:ascii="Times New Roman" w:hAnsi="Times New Roman" w:cs="Times New Roman"/>
                <w:b/>
                <w:sz w:val="18"/>
                <w:szCs w:val="18"/>
              </w:rPr>
              <w:t xml:space="preserve">0&gt; </w:t>
            </w:r>
          </w:p>
          <w:p w:rsidR="00002E29" w:rsidRDefault="00002E29" w:rsidP="00002E29">
            <w:pPr>
              <w:jc w:val="both"/>
              <w:rPr>
                <w:ins w:id="419" w:author="" w:date="2020-06-19T18:36:00Z"/>
                <w:rFonts w:ascii="Times New Roman" w:hAnsi="Times New Roman" w:cs="Times New Roman"/>
                <w:b/>
                <w:color w:val="FF0000"/>
                <w:sz w:val="18"/>
                <w:szCs w:val="18"/>
              </w:rPr>
            </w:pPr>
            <w:proofErr w:type="gramStart"/>
            <w:ins w:id="420" w:author="" w:date="2020-06-19T18:36:00Z">
              <w:r>
                <w:rPr>
                  <w:rFonts w:ascii="Times New Roman" w:hAnsi="Times New Roman" w:cs="Times New Roman"/>
                  <w:b/>
                  <w:color w:val="FF0000"/>
                  <w:sz w:val="18"/>
                  <w:szCs w:val="18"/>
                </w:rPr>
                <w:t>en</w:t>
              </w:r>
              <w:proofErr w:type="gramEnd"/>
            </w:ins>
          </w:p>
          <w:p w:rsidR="00002E29" w:rsidRDefault="00002E29" w:rsidP="00002E29">
            <w:pPr>
              <w:jc w:val="both"/>
              <w:rPr>
                <w:ins w:id="421" w:author="" w:date="2020-06-19T18:36:00Z"/>
                <w:rFonts w:ascii="Times New Roman" w:hAnsi="Times New Roman" w:cs="Times New Roman"/>
                <w:b/>
                <w:color w:val="FF0000"/>
                <w:sz w:val="18"/>
                <w:szCs w:val="18"/>
              </w:rPr>
            </w:pPr>
            <w:proofErr w:type="spellStart"/>
            <w:ins w:id="422" w:author="" w:date="2020-06-19T18:36:00Z">
              <w:r>
                <w:rPr>
                  <w:rFonts w:ascii="Times New Roman" w:hAnsi="Times New Roman" w:cs="Times New Roman"/>
                  <w:b/>
                  <w:color w:val="FF0000"/>
                  <w:sz w:val="18"/>
                  <w:szCs w:val="18"/>
                </w:rPr>
                <w:t>conf</w:t>
              </w:r>
              <w:proofErr w:type="spellEnd"/>
              <w:r>
                <w:rPr>
                  <w:rFonts w:ascii="Times New Roman" w:hAnsi="Times New Roman" w:cs="Times New Roman"/>
                  <w:b/>
                  <w:color w:val="FF0000"/>
                  <w:sz w:val="18"/>
                  <w:szCs w:val="18"/>
                </w:rPr>
                <w:t xml:space="preserve"> t</w:t>
              </w:r>
            </w:ins>
          </w:p>
          <w:p w:rsidR="00002E29" w:rsidRDefault="00002E29" w:rsidP="00002E29">
            <w:pPr>
              <w:jc w:val="both"/>
              <w:rPr>
                <w:ins w:id="423" w:author="" w:date="2020-06-19T18:36:00Z"/>
                <w:rFonts w:ascii="Times New Roman" w:hAnsi="Times New Roman" w:cs="Times New Roman"/>
                <w:b/>
                <w:color w:val="FF0000"/>
                <w:sz w:val="18"/>
                <w:szCs w:val="18"/>
              </w:rPr>
            </w:pPr>
            <w:proofErr w:type="spellStart"/>
            <w:ins w:id="424" w:author="" w:date="2020-06-19T18:36:00Z">
              <w:r>
                <w:rPr>
                  <w:rFonts w:ascii="Times New Roman" w:hAnsi="Times New Roman" w:cs="Times New Roman"/>
                  <w:b/>
                  <w:color w:val="FF0000"/>
                  <w:sz w:val="18"/>
                  <w:szCs w:val="18"/>
                </w:rPr>
                <w:t>hostname</w:t>
              </w:r>
              <w:proofErr w:type="spellEnd"/>
              <w:r>
                <w:rPr>
                  <w:rFonts w:ascii="Times New Roman" w:hAnsi="Times New Roman" w:cs="Times New Roman"/>
                  <w:b/>
                  <w:color w:val="FF0000"/>
                  <w:sz w:val="18"/>
                  <w:szCs w:val="18"/>
                </w:rPr>
                <w:t xml:space="preserve"> Ankara </w:t>
              </w:r>
            </w:ins>
          </w:p>
          <w:p w:rsidR="00002E29" w:rsidRDefault="00002E29" w:rsidP="00002E29">
            <w:pPr>
              <w:jc w:val="both"/>
              <w:rPr>
                <w:ins w:id="425" w:author="" w:date="2020-06-19T18:36:00Z"/>
                <w:rFonts w:ascii="Times New Roman" w:hAnsi="Times New Roman" w:cs="Times New Roman"/>
                <w:b/>
                <w:color w:val="FF0000"/>
                <w:sz w:val="18"/>
                <w:szCs w:val="18"/>
              </w:rPr>
            </w:pPr>
            <w:proofErr w:type="spellStart"/>
            <w:ins w:id="426" w:author="" w:date="2020-06-19T18:36:00Z">
              <w:r>
                <w:rPr>
                  <w:rFonts w:ascii="Times New Roman" w:hAnsi="Times New Roman" w:cs="Times New Roman"/>
                  <w:b/>
                  <w:color w:val="FF0000"/>
                  <w:sz w:val="18"/>
                  <w:szCs w:val="18"/>
                </w:rPr>
                <w:t>exit</w:t>
              </w:r>
              <w:proofErr w:type="spellEnd"/>
            </w:ins>
          </w:p>
          <w:p w:rsidR="00002E29" w:rsidRPr="00AF7DC4" w:rsidRDefault="00002E29" w:rsidP="00002E29">
            <w:pPr>
              <w:jc w:val="both"/>
              <w:rPr>
                <w:ins w:id="427" w:author="" w:date="2020-06-19T18:36:00Z"/>
                <w:rFonts w:ascii="Times New Roman" w:hAnsi="Times New Roman" w:cs="Times New Roman"/>
                <w:b/>
                <w:color w:val="FF0000"/>
                <w:sz w:val="18"/>
                <w:szCs w:val="18"/>
              </w:rPr>
            </w:pPr>
            <w:proofErr w:type="spellStart"/>
            <w:ins w:id="428" w:author="" w:date="2020-06-19T18:36:00Z">
              <w:r>
                <w:rPr>
                  <w:rFonts w:ascii="Times New Roman" w:hAnsi="Times New Roman" w:cs="Times New Roman"/>
                  <w:b/>
                  <w:color w:val="FF0000"/>
                  <w:sz w:val="18"/>
                  <w:szCs w:val="18"/>
                </w:rPr>
                <w:t>copy</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running-config</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startup-config</w:t>
              </w:r>
              <w:proofErr w:type="spellEnd"/>
            </w:ins>
          </w:p>
          <w:p w:rsidR="00754CC7" w:rsidRPr="00754CC7" w:rsidRDefault="00754CC7" w:rsidP="001305AA">
            <w:pPr>
              <w:jc w:val="both"/>
              <w:rPr>
                <w:rFonts w:ascii="Times New Roman" w:hAnsi="Times New Roman" w:cs="Times New Roman"/>
                <w:b/>
                <w:sz w:val="18"/>
                <w:szCs w:val="18"/>
                <w:rPrChange w:id="429" w:author="" w:date="2020-06-19T17:09:00Z">
                  <w:rPr>
                    <w:rFonts w:ascii="Times New Roman" w:hAnsi="Times New Roman" w:cs="Times New Roman"/>
                    <w:b/>
                    <w:color w:val="FF0000"/>
                    <w:sz w:val="18"/>
                    <w:szCs w:val="18"/>
                  </w:rPr>
                </w:rPrChange>
              </w:rPr>
            </w:pPr>
          </w:p>
          <w:p w:rsidR="00B97F12" w:rsidRPr="00AF7DC4" w:rsidRDefault="00B97F12" w:rsidP="001305AA">
            <w:pPr>
              <w:jc w:val="both"/>
              <w:rPr>
                <w:rFonts w:ascii="Times New Roman" w:hAnsi="Times New Roman" w:cs="Times New Roman"/>
                <w:b/>
                <w:color w:val="FF0000"/>
                <w:sz w:val="18"/>
                <w:szCs w:val="18"/>
              </w:rPr>
            </w:pPr>
          </w:p>
          <w:p w:rsidR="00B97F12" w:rsidRPr="00AF7DC4" w:rsidRDefault="00B97F12" w:rsidP="001305AA">
            <w:pPr>
              <w:jc w:val="both"/>
              <w:rPr>
                <w:rFonts w:ascii="Times New Roman" w:hAnsi="Times New Roman" w:cs="Times New Roman"/>
                <w:b/>
                <w:color w:val="FF0000"/>
                <w:sz w:val="18"/>
                <w:szCs w:val="18"/>
              </w:rPr>
            </w:pPr>
          </w:p>
          <w:p w:rsidR="00B97F12" w:rsidRPr="00AF7DC4" w:rsidRDefault="00B97F12" w:rsidP="001305AA">
            <w:pPr>
              <w:jc w:val="both"/>
              <w:rPr>
                <w:rFonts w:ascii="Times New Roman" w:hAnsi="Times New Roman" w:cs="Times New Roman"/>
                <w:b/>
                <w:color w:val="FF0000"/>
                <w:sz w:val="18"/>
                <w:szCs w:val="18"/>
              </w:rPr>
            </w:pPr>
          </w:p>
          <w:p w:rsidR="00B97F12" w:rsidRPr="00AF7DC4" w:rsidRDefault="00B97F12" w:rsidP="001305AA">
            <w:pPr>
              <w:jc w:val="both"/>
              <w:rPr>
                <w:rFonts w:ascii="Times New Roman" w:hAnsi="Times New Roman" w:cs="Times New Roman"/>
                <w:b/>
                <w:color w:val="FF0000"/>
                <w:sz w:val="18"/>
                <w:szCs w:val="18"/>
              </w:rPr>
            </w:pPr>
          </w:p>
          <w:p w:rsidR="00B97F12" w:rsidRPr="000E75EB" w:rsidRDefault="00B97F12" w:rsidP="001305AA">
            <w:pPr>
              <w:jc w:val="both"/>
              <w:rPr>
                <w:rFonts w:ascii="Times New Roman" w:hAnsi="Times New Roman" w:cs="Times New Roman"/>
                <w:b/>
                <w:sz w:val="18"/>
                <w:szCs w:val="18"/>
              </w:rPr>
            </w:pPr>
          </w:p>
        </w:tc>
        <w:tc>
          <w:tcPr>
            <w:tcW w:w="2551" w:type="dxa"/>
          </w:tcPr>
          <w:p w:rsidR="00B97F12" w:rsidRPr="00AF7DC4" w:rsidRDefault="00B97F12" w:rsidP="00B97F12">
            <w:pPr>
              <w:jc w:val="both"/>
              <w:rPr>
                <w:rFonts w:ascii="Times New Roman" w:hAnsi="Times New Roman" w:cs="Times New Roman"/>
                <w:b/>
                <w:color w:val="FF0000"/>
                <w:sz w:val="18"/>
                <w:szCs w:val="18"/>
              </w:rPr>
            </w:pPr>
            <w:proofErr w:type="spellStart"/>
            <w:r w:rsidRPr="000E75EB">
              <w:rPr>
                <w:rFonts w:ascii="Times New Roman" w:hAnsi="Times New Roman" w:cs="Times New Roman"/>
                <w:b/>
                <w:sz w:val="18"/>
                <w:szCs w:val="18"/>
              </w:rPr>
              <w:t>R</w:t>
            </w:r>
            <w:r>
              <w:rPr>
                <w:rFonts w:ascii="Times New Roman" w:hAnsi="Times New Roman" w:cs="Times New Roman"/>
                <w:b/>
                <w:sz w:val="18"/>
                <w:szCs w:val="18"/>
              </w:rPr>
              <w:t>outer</w:t>
            </w:r>
            <w:proofErr w:type="spellEnd"/>
            <w:r w:rsidRPr="000E75EB">
              <w:rPr>
                <w:rFonts w:ascii="Times New Roman" w:hAnsi="Times New Roman" w:cs="Times New Roman"/>
                <w:b/>
                <w:sz w:val="18"/>
                <w:szCs w:val="18"/>
              </w:rPr>
              <w:t xml:space="preserve"> 1&gt; </w:t>
            </w:r>
          </w:p>
          <w:p w:rsidR="00002E29" w:rsidRDefault="00002E29" w:rsidP="00002E29">
            <w:pPr>
              <w:jc w:val="both"/>
              <w:rPr>
                <w:ins w:id="430" w:author="" w:date="2020-06-19T18:36:00Z"/>
                <w:rFonts w:ascii="Times New Roman" w:hAnsi="Times New Roman" w:cs="Times New Roman"/>
                <w:b/>
                <w:color w:val="FF0000"/>
                <w:sz w:val="18"/>
                <w:szCs w:val="18"/>
              </w:rPr>
            </w:pPr>
            <w:proofErr w:type="gramStart"/>
            <w:ins w:id="431" w:author="" w:date="2020-06-19T18:36:00Z">
              <w:r>
                <w:rPr>
                  <w:rFonts w:ascii="Times New Roman" w:hAnsi="Times New Roman" w:cs="Times New Roman"/>
                  <w:b/>
                  <w:color w:val="FF0000"/>
                  <w:sz w:val="18"/>
                  <w:szCs w:val="18"/>
                </w:rPr>
                <w:t>en</w:t>
              </w:r>
              <w:proofErr w:type="gramEnd"/>
            </w:ins>
          </w:p>
          <w:p w:rsidR="00002E29" w:rsidRDefault="00002E29" w:rsidP="00002E29">
            <w:pPr>
              <w:jc w:val="both"/>
              <w:rPr>
                <w:ins w:id="432" w:author="" w:date="2020-06-19T18:36:00Z"/>
                <w:rFonts w:ascii="Times New Roman" w:hAnsi="Times New Roman" w:cs="Times New Roman"/>
                <w:b/>
                <w:color w:val="FF0000"/>
                <w:sz w:val="18"/>
                <w:szCs w:val="18"/>
              </w:rPr>
            </w:pPr>
            <w:proofErr w:type="spellStart"/>
            <w:ins w:id="433" w:author="" w:date="2020-06-19T18:36:00Z">
              <w:r>
                <w:rPr>
                  <w:rFonts w:ascii="Times New Roman" w:hAnsi="Times New Roman" w:cs="Times New Roman"/>
                  <w:b/>
                  <w:color w:val="FF0000"/>
                  <w:sz w:val="18"/>
                  <w:szCs w:val="18"/>
                </w:rPr>
                <w:t>conf</w:t>
              </w:r>
              <w:proofErr w:type="spellEnd"/>
              <w:r>
                <w:rPr>
                  <w:rFonts w:ascii="Times New Roman" w:hAnsi="Times New Roman" w:cs="Times New Roman"/>
                  <w:b/>
                  <w:color w:val="FF0000"/>
                  <w:sz w:val="18"/>
                  <w:szCs w:val="18"/>
                </w:rPr>
                <w:t xml:space="preserve"> t</w:t>
              </w:r>
            </w:ins>
          </w:p>
          <w:p w:rsidR="00002E29" w:rsidRDefault="00002E29" w:rsidP="00002E29">
            <w:pPr>
              <w:jc w:val="both"/>
              <w:rPr>
                <w:ins w:id="434" w:author="" w:date="2020-06-19T18:36:00Z"/>
                <w:rFonts w:ascii="Times New Roman" w:hAnsi="Times New Roman" w:cs="Times New Roman"/>
                <w:b/>
                <w:color w:val="FF0000"/>
                <w:sz w:val="18"/>
                <w:szCs w:val="18"/>
              </w:rPr>
            </w:pPr>
            <w:proofErr w:type="spellStart"/>
            <w:ins w:id="435" w:author="" w:date="2020-06-19T18:36:00Z">
              <w:r>
                <w:rPr>
                  <w:rFonts w:ascii="Times New Roman" w:hAnsi="Times New Roman" w:cs="Times New Roman"/>
                  <w:b/>
                  <w:color w:val="FF0000"/>
                  <w:sz w:val="18"/>
                  <w:szCs w:val="18"/>
                </w:rPr>
                <w:t>hostname</w:t>
              </w:r>
              <w:proofErr w:type="spellEnd"/>
              <w:r>
                <w:rPr>
                  <w:rFonts w:ascii="Times New Roman" w:hAnsi="Times New Roman" w:cs="Times New Roman"/>
                  <w:b/>
                  <w:color w:val="FF0000"/>
                  <w:sz w:val="18"/>
                  <w:szCs w:val="18"/>
                </w:rPr>
                <w:t xml:space="preserve"> Afyon </w:t>
              </w:r>
            </w:ins>
          </w:p>
          <w:p w:rsidR="00002E29" w:rsidRDefault="00002E29" w:rsidP="00002E29">
            <w:pPr>
              <w:jc w:val="both"/>
              <w:rPr>
                <w:ins w:id="436" w:author="" w:date="2020-06-19T18:36:00Z"/>
                <w:rFonts w:ascii="Times New Roman" w:hAnsi="Times New Roman" w:cs="Times New Roman"/>
                <w:b/>
                <w:color w:val="FF0000"/>
                <w:sz w:val="18"/>
                <w:szCs w:val="18"/>
              </w:rPr>
            </w:pPr>
            <w:proofErr w:type="spellStart"/>
            <w:ins w:id="437" w:author="" w:date="2020-06-19T18:36:00Z">
              <w:r>
                <w:rPr>
                  <w:rFonts w:ascii="Times New Roman" w:hAnsi="Times New Roman" w:cs="Times New Roman"/>
                  <w:b/>
                  <w:color w:val="FF0000"/>
                  <w:sz w:val="18"/>
                  <w:szCs w:val="18"/>
                </w:rPr>
                <w:t>exit</w:t>
              </w:r>
              <w:proofErr w:type="spellEnd"/>
            </w:ins>
          </w:p>
          <w:p w:rsidR="00002E29" w:rsidRPr="00AF7DC4" w:rsidRDefault="00002E29" w:rsidP="00002E29">
            <w:pPr>
              <w:jc w:val="both"/>
              <w:rPr>
                <w:ins w:id="438" w:author="" w:date="2020-06-19T18:36:00Z"/>
                <w:rFonts w:ascii="Times New Roman" w:hAnsi="Times New Roman" w:cs="Times New Roman"/>
                <w:b/>
                <w:color w:val="FF0000"/>
                <w:sz w:val="18"/>
                <w:szCs w:val="18"/>
              </w:rPr>
            </w:pPr>
            <w:proofErr w:type="spellStart"/>
            <w:ins w:id="439" w:author="" w:date="2020-06-19T18:36:00Z">
              <w:r>
                <w:rPr>
                  <w:rFonts w:ascii="Times New Roman" w:hAnsi="Times New Roman" w:cs="Times New Roman"/>
                  <w:b/>
                  <w:color w:val="FF0000"/>
                  <w:sz w:val="18"/>
                  <w:szCs w:val="18"/>
                </w:rPr>
                <w:t>copy</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running-config</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startup-config</w:t>
              </w:r>
              <w:proofErr w:type="spellEnd"/>
            </w:ins>
          </w:p>
          <w:p w:rsidR="00AF7DC4" w:rsidRPr="00AF7DC4" w:rsidRDefault="00AF7DC4" w:rsidP="00B97F12">
            <w:pPr>
              <w:jc w:val="both"/>
              <w:rPr>
                <w:rFonts w:ascii="Times New Roman" w:hAnsi="Times New Roman" w:cs="Times New Roman"/>
                <w:b/>
                <w:color w:val="FF0000"/>
                <w:sz w:val="18"/>
                <w:szCs w:val="18"/>
              </w:rPr>
            </w:pPr>
          </w:p>
          <w:p w:rsidR="00AF7DC4" w:rsidRPr="00AF7DC4" w:rsidRDefault="00AF7DC4" w:rsidP="00B97F12">
            <w:pPr>
              <w:jc w:val="both"/>
              <w:rPr>
                <w:rFonts w:ascii="Times New Roman" w:hAnsi="Times New Roman" w:cs="Times New Roman"/>
                <w:b/>
                <w:color w:val="FF0000"/>
                <w:sz w:val="18"/>
                <w:szCs w:val="18"/>
              </w:rPr>
            </w:pPr>
          </w:p>
          <w:p w:rsidR="00AF7DC4" w:rsidRPr="00AF7DC4" w:rsidRDefault="00AF7DC4" w:rsidP="00B97F12">
            <w:pPr>
              <w:jc w:val="both"/>
              <w:rPr>
                <w:rFonts w:ascii="Times New Roman" w:hAnsi="Times New Roman" w:cs="Times New Roman"/>
                <w:b/>
                <w:color w:val="FF0000"/>
                <w:sz w:val="18"/>
                <w:szCs w:val="18"/>
              </w:rPr>
            </w:pPr>
          </w:p>
          <w:p w:rsidR="00AF7DC4" w:rsidRPr="00AF7DC4" w:rsidRDefault="00AF7DC4" w:rsidP="00B97F12">
            <w:pPr>
              <w:jc w:val="both"/>
              <w:rPr>
                <w:rFonts w:ascii="Times New Roman" w:hAnsi="Times New Roman" w:cs="Times New Roman"/>
                <w:b/>
                <w:color w:val="FF0000"/>
                <w:sz w:val="18"/>
                <w:szCs w:val="18"/>
              </w:rPr>
            </w:pPr>
          </w:p>
          <w:p w:rsidR="00AF7DC4" w:rsidRPr="000E75EB" w:rsidRDefault="00AF7DC4" w:rsidP="00B97F12">
            <w:pPr>
              <w:jc w:val="both"/>
              <w:rPr>
                <w:rFonts w:ascii="Times New Roman" w:hAnsi="Times New Roman" w:cs="Times New Roman"/>
                <w:b/>
                <w:sz w:val="18"/>
                <w:szCs w:val="18"/>
              </w:rPr>
            </w:pPr>
          </w:p>
        </w:tc>
        <w:tc>
          <w:tcPr>
            <w:tcW w:w="2694" w:type="dxa"/>
          </w:tcPr>
          <w:p w:rsidR="00B97F12" w:rsidRPr="00AF7DC4" w:rsidRDefault="00B97F12" w:rsidP="00B97F12">
            <w:pPr>
              <w:jc w:val="both"/>
              <w:rPr>
                <w:rFonts w:ascii="Times New Roman" w:hAnsi="Times New Roman" w:cs="Times New Roman"/>
                <w:b/>
                <w:color w:val="FF0000"/>
                <w:sz w:val="18"/>
                <w:szCs w:val="18"/>
              </w:rPr>
            </w:pPr>
            <w:r w:rsidRPr="000E75EB">
              <w:rPr>
                <w:rFonts w:ascii="Times New Roman" w:hAnsi="Times New Roman" w:cs="Times New Roman"/>
                <w:b/>
                <w:sz w:val="18"/>
                <w:szCs w:val="18"/>
              </w:rPr>
              <w:t>R</w:t>
            </w:r>
            <w:r>
              <w:rPr>
                <w:rFonts w:ascii="Times New Roman" w:hAnsi="Times New Roman" w:cs="Times New Roman"/>
                <w:b/>
                <w:sz w:val="18"/>
                <w:szCs w:val="18"/>
              </w:rPr>
              <w:t>outer</w:t>
            </w:r>
            <w:r w:rsidRPr="000E75EB">
              <w:rPr>
                <w:rFonts w:ascii="Times New Roman" w:hAnsi="Times New Roman" w:cs="Times New Roman"/>
                <w:b/>
                <w:sz w:val="18"/>
                <w:szCs w:val="18"/>
              </w:rPr>
              <w:t xml:space="preserve">3&gt; </w:t>
            </w:r>
          </w:p>
          <w:p w:rsidR="00002E29" w:rsidRDefault="00002E29" w:rsidP="00002E29">
            <w:pPr>
              <w:jc w:val="both"/>
              <w:rPr>
                <w:ins w:id="440" w:author="" w:date="2020-06-19T18:36:00Z"/>
                <w:rFonts w:ascii="Times New Roman" w:hAnsi="Times New Roman" w:cs="Times New Roman"/>
                <w:b/>
                <w:color w:val="FF0000"/>
                <w:sz w:val="18"/>
                <w:szCs w:val="18"/>
              </w:rPr>
            </w:pPr>
            <w:proofErr w:type="gramStart"/>
            <w:ins w:id="441" w:author="" w:date="2020-06-19T18:36:00Z">
              <w:r>
                <w:rPr>
                  <w:rFonts w:ascii="Times New Roman" w:hAnsi="Times New Roman" w:cs="Times New Roman"/>
                  <w:b/>
                  <w:color w:val="FF0000"/>
                  <w:sz w:val="18"/>
                  <w:szCs w:val="18"/>
                </w:rPr>
                <w:t>en</w:t>
              </w:r>
              <w:proofErr w:type="gramEnd"/>
            </w:ins>
          </w:p>
          <w:p w:rsidR="00002E29" w:rsidRDefault="00002E29" w:rsidP="00002E29">
            <w:pPr>
              <w:jc w:val="both"/>
              <w:rPr>
                <w:ins w:id="442" w:author="" w:date="2020-06-19T18:36:00Z"/>
                <w:rFonts w:ascii="Times New Roman" w:hAnsi="Times New Roman" w:cs="Times New Roman"/>
                <w:b/>
                <w:color w:val="FF0000"/>
                <w:sz w:val="18"/>
                <w:szCs w:val="18"/>
              </w:rPr>
            </w:pPr>
            <w:proofErr w:type="spellStart"/>
            <w:ins w:id="443" w:author="" w:date="2020-06-19T18:36:00Z">
              <w:r>
                <w:rPr>
                  <w:rFonts w:ascii="Times New Roman" w:hAnsi="Times New Roman" w:cs="Times New Roman"/>
                  <w:b/>
                  <w:color w:val="FF0000"/>
                  <w:sz w:val="18"/>
                  <w:szCs w:val="18"/>
                </w:rPr>
                <w:t>conf</w:t>
              </w:r>
              <w:proofErr w:type="spellEnd"/>
              <w:r>
                <w:rPr>
                  <w:rFonts w:ascii="Times New Roman" w:hAnsi="Times New Roman" w:cs="Times New Roman"/>
                  <w:b/>
                  <w:color w:val="FF0000"/>
                  <w:sz w:val="18"/>
                  <w:szCs w:val="18"/>
                </w:rPr>
                <w:t xml:space="preserve"> t</w:t>
              </w:r>
            </w:ins>
          </w:p>
          <w:p w:rsidR="00002E29" w:rsidRDefault="00002E29" w:rsidP="00002E29">
            <w:pPr>
              <w:jc w:val="both"/>
              <w:rPr>
                <w:ins w:id="444" w:author="" w:date="2020-06-19T18:36:00Z"/>
                <w:rFonts w:ascii="Times New Roman" w:hAnsi="Times New Roman" w:cs="Times New Roman"/>
                <w:b/>
                <w:color w:val="FF0000"/>
                <w:sz w:val="18"/>
                <w:szCs w:val="18"/>
              </w:rPr>
            </w:pPr>
            <w:proofErr w:type="spellStart"/>
            <w:ins w:id="445" w:author="" w:date="2020-06-19T18:36:00Z">
              <w:r>
                <w:rPr>
                  <w:rFonts w:ascii="Times New Roman" w:hAnsi="Times New Roman" w:cs="Times New Roman"/>
                  <w:b/>
                  <w:color w:val="FF0000"/>
                  <w:sz w:val="18"/>
                  <w:szCs w:val="18"/>
                </w:rPr>
                <w:t>hostname</w:t>
              </w:r>
              <w:proofErr w:type="spellEnd"/>
              <w:r>
                <w:rPr>
                  <w:rFonts w:ascii="Times New Roman" w:hAnsi="Times New Roman" w:cs="Times New Roman"/>
                  <w:b/>
                  <w:color w:val="FF0000"/>
                  <w:sz w:val="18"/>
                  <w:szCs w:val="18"/>
                </w:rPr>
                <w:t xml:space="preserve"> Samsun </w:t>
              </w:r>
            </w:ins>
          </w:p>
          <w:p w:rsidR="00002E29" w:rsidRDefault="00002E29" w:rsidP="00002E29">
            <w:pPr>
              <w:jc w:val="both"/>
              <w:rPr>
                <w:ins w:id="446" w:author="" w:date="2020-06-19T18:36:00Z"/>
                <w:rFonts w:ascii="Times New Roman" w:hAnsi="Times New Roman" w:cs="Times New Roman"/>
                <w:b/>
                <w:color w:val="FF0000"/>
                <w:sz w:val="18"/>
                <w:szCs w:val="18"/>
              </w:rPr>
            </w:pPr>
            <w:proofErr w:type="spellStart"/>
            <w:ins w:id="447" w:author="" w:date="2020-06-19T18:36:00Z">
              <w:r>
                <w:rPr>
                  <w:rFonts w:ascii="Times New Roman" w:hAnsi="Times New Roman" w:cs="Times New Roman"/>
                  <w:b/>
                  <w:color w:val="FF0000"/>
                  <w:sz w:val="18"/>
                  <w:szCs w:val="18"/>
                </w:rPr>
                <w:t>exit</w:t>
              </w:r>
              <w:proofErr w:type="spellEnd"/>
            </w:ins>
          </w:p>
          <w:p w:rsidR="00002E29" w:rsidRPr="00AF7DC4" w:rsidRDefault="00002E29" w:rsidP="00002E29">
            <w:pPr>
              <w:jc w:val="both"/>
              <w:rPr>
                <w:ins w:id="448" w:author="" w:date="2020-06-19T18:36:00Z"/>
                <w:rFonts w:ascii="Times New Roman" w:hAnsi="Times New Roman" w:cs="Times New Roman"/>
                <w:b/>
                <w:color w:val="FF0000"/>
                <w:sz w:val="18"/>
                <w:szCs w:val="18"/>
              </w:rPr>
            </w:pPr>
            <w:proofErr w:type="spellStart"/>
            <w:ins w:id="449" w:author="" w:date="2020-06-19T18:36:00Z">
              <w:r>
                <w:rPr>
                  <w:rFonts w:ascii="Times New Roman" w:hAnsi="Times New Roman" w:cs="Times New Roman"/>
                  <w:b/>
                  <w:color w:val="FF0000"/>
                  <w:sz w:val="18"/>
                  <w:szCs w:val="18"/>
                </w:rPr>
                <w:t>copy</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running-config</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startup-config</w:t>
              </w:r>
              <w:proofErr w:type="spellEnd"/>
            </w:ins>
          </w:p>
          <w:p w:rsidR="00B97F12" w:rsidRPr="00AF7DC4" w:rsidRDefault="00B97F12" w:rsidP="001305AA">
            <w:pPr>
              <w:jc w:val="both"/>
              <w:rPr>
                <w:rFonts w:ascii="Times New Roman" w:hAnsi="Times New Roman" w:cs="Times New Roman"/>
                <w:b/>
                <w:color w:val="FF0000"/>
                <w:sz w:val="18"/>
                <w:szCs w:val="18"/>
              </w:rPr>
            </w:pPr>
          </w:p>
          <w:p w:rsidR="00AF7DC4" w:rsidRPr="00AF7DC4" w:rsidRDefault="00AF7DC4" w:rsidP="001305AA">
            <w:pPr>
              <w:jc w:val="both"/>
              <w:rPr>
                <w:rFonts w:ascii="Times New Roman" w:hAnsi="Times New Roman" w:cs="Times New Roman"/>
                <w:b/>
                <w:color w:val="FF0000"/>
                <w:sz w:val="18"/>
                <w:szCs w:val="18"/>
              </w:rPr>
            </w:pPr>
          </w:p>
          <w:p w:rsidR="00AF7DC4" w:rsidRPr="00AF7DC4" w:rsidRDefault="00AF7DC4" w:rsidP="001305AA">
            <w:pPr>
              <w:jc w:val="both"/>
              <w:rPr>
                <w:rFonts w:ascii="Times New Roman" w:hAnsi="Times New Roman" w:cs="Times New Roman"/>
                <w:b/>
                <w:color w:val="FF0000"/>
                <w:sz w:val="18"/>
                <w:szCs w:val="18"/>
              </w:rPr>
            </w:pPr>
          </w:p>
          <w:p w:rsidR="00AF7DC4" w:rsidRPr="00AF7DC4" w:rsidRDefault="00AF7DC4" w:rsidP="001305AA">
            <w:pPr>
              <w:jc w:val="both"/>
              <w:rPr>
                <w:rFonts w:ascii="Times New Roman" w:hAnsi="Times New Roman" w:cs="Times New Roman"/>
                <w:b/>
                <w:color w:val="FF0000"/>
                <w:sz w:val="18"/>
                <w:szCs w:val="18"/>
              </w:rPr>
            </w:pPr>
          </w:p>
          <w:p w:rsidR="00AF7DC4" w:rsidRPr="000E75EB" w:rsidRDefault="00AF7DC4" w:rsidP="001305AA">
            <w:pPr>
              <w:jc w:val="both"/>
              <w:rPr>
                <w:rFonts w:ascii="Times New Roman" w:hAnsi="Times New Roman" w:cs="Times New Roman"/>
                <w:b/>
                <w:sz w:val="18"/>
                <w:szCs w:val="18"/>
              </w:rPr>
            </w:pPr>
          </w:p>
        </w:tc>
        <w:tc>
          <w:tcPr>
            <w:tcW w:w="2835" w:type="dxa"/>
          </w:tcPr>
          <w:p w:rsidR="00B97F12" w:rsidRPr="00AF7DC4" w:rsidRDefault="00B97F12" w:rsidP="00B97F12">
            <w:pPr>
              <w:jc w:val="both"/>
              <w:rPr>
                <w:rFonts w:ascii="Times New Roman" w:hAnsi="Times New Roman" w:cs="Times New Roman"/>
                <w:b/>
                <w:color w:val="FF0000"/>
                <w:sz w:val="18"/>
                <w:szCs w:val="18"/>
              </w:rPr>
            </w:pPr>
            <w:r w:rsidRPr="000E75EB">
              <w:rPr>
                <w:rFonts w:ascii="Times New Roman" w:hAnsi="Times New Roman" w:cs="Times New Roman"/>
                <w:b/>
                <w:sz w:val="18"/>
                <w:szCs w:val="18"/>
              </w:rPr>
              <w:t>R</w:t>
            </w:r>
            <w:r>
              <w:rPr>
                <w:rFonts w:ascii="Times New Roman" w:hAnsi="Times New Roman" w:cs="Times New Roman"/>
                <w:b/>
                <w:sz w:val="18"/>
                <w:szCs w:val="18"/>
              </w:rPr>
              <w:t>outer</w:t>
            </w:r>
            <w:r w:rsidRPr="000E75EB">
              <w:rPr>
                <w:rFonts w:ascii="Times New Roman" w:hAnsi="Times New Roman" w:cs="Times New Roman"/>
                <w:b/>
                <w:sz w:val="18"/>
                <w:szCs w:val="18"/>
              </w:rPr>
              <w:t xml:space="preserve">4&gt; </w:t>
            </w:r>
          </w:p>
          <w:p w:rsidR="00002E29" w:rsidRDefault="00002E29" w:rsidP="00002E29">
            <w:pPr>
              <w:jc w:val="both"/>
              <w:rPr>
                <w:ins w:id="450" w:author="" w:date="2020-06-19T18:36:00Z"/>
                <w:rFonts w:ascii="Times New Roman" w:hAnsi="Times New Roman" w:cs="Times New Roman"/>
                <w:b/>
                <w:color w:val="FF0000"/>
                <w:sz w:val="18"/>
                <w:szCs w:val="18"/>
              </w:rPr>
            </w:pPr>
            <w:proofErr w:type="gramStart"/>
            <w:ins w:id="451" w:author="" w:date="2020-06-19T18:36:00Z">
              <w:r>
                <w:rPr>
                  <w:rFonts w:ascii="Times New Roman" w:hAnsi="Times New Roman" w:cs="Times New Roman"/>
                  <w:b/>
                  <w:color w:val="FF0000"/>
                  <w:sz w:val="18"/>
                  <w:szCs w:val="18"/>
                </w:rPr>
                <w:t>en</w:t>
              </w:r>
              <w:proofErr w:type="gramEnd"/>
            </w:ins>
          </w:p>
          <w:p w:rsidR="00002E29" w:rsidRDefault="00002E29" w:rsidP="00002E29">
            <w:pPr>
              <w:jc w:val="both"/>
              <w:rPr>
                <w:ins w:id="452" w:author="" w:date="2020-06-19T18:36:00Z"/>
                <w:rFonts w:ascii="Times New Roman" w:hAnsi="Times New Roman" w:cs="Times New Roman"/>
                <w:b/>
                <w:color w:val="FF0000"/>
                <w:sz w:val="18"/>
                <w:szCs w:val="18"/>
              </w:rPr>
            </w:pPr>
            <w:proofErr w:type="spellStart"/>
            <w:ins w:id="453" w:author="" w:date="2020-06-19T18:36:00Z">
              <w:r>
                <w:rPr>
                  <w:rFonts w:ascii="Times New Roman" w:hAnsi="Times New Roman" w:cs="Times New Roman"/>
                  <w:b/>
                  <w:color w:val="FF0000"/>
                  <w:sz w:val="18"/>
                  <w:szCs w:val="18"/>
                </w:rPr>
                <w:t>conf</w:t>
              </w:r>
              <w:proofErr w:type="spellEnd"/>
              <w:r>
                <w:rPr>
                  <w:rFonts w:ascii="Times New Roman" w:hAnsi="Times New Roman" w:cs="Times New Roman"/>
                  <w:b/>
                  <w:color w:val="FF0000"/>
                  <w:sz w:val="18"/>
                  <w:szCs w:val="18"/>
                </w:rPr>
                <w:t xml:space="preserve"> t</w:t>
              </w:r>
            </w:ins>
          </w:p>
          <w:p w:rsidR="00002E29" w:rsidRDefault="00002E29" w:rsidP="00002E29">
            <w:pPr>
              <w:jc w:val="both"/>
              <w:rPr>
                <w:ins w:id="454" w:author="" w:date="2020-06-19T18:36:00Z"/>
                <w:rFonts w:ascii="Times New Roman" w:hAnsi="Times New Roman" w:cs="Times New Roman"/>
                <w:b/>
                <w:color w:val="FF0000"/>
                <w:sz w:val="18"/>
                <w:szCs w:val="18"/>
              </w:rPr>
            </w:pPr>
            <w:proofErr w:type="spellStart"/>
            <w:ins w:id="455" w:author="" w:date="2020-06-19T18:36:00Z">
              <w:r>
                <w:rPr>
                  <w:rFonts w:ascii="Times New Roman" w:hAnsi="Times New Roman" w:cs="Times New Roman"/>
                  <w:b/>
                  <w:color w:val="FF0000"/>
                  <w:sz w:val="18"/>
                  <w:szCs w:val="18"/>
                </w:rPr>
                <w:t>hostname</w:t>
              </w:r>
              <w:proofErr w:type="spellEnd"/>
              <w:r>
                <w:rPr>
                  <w:rFonts w:ascii="Times New Roman" w:hAnsi="Times New Roman" w:cs="Times New Roman"/>
                  <w:b/>
                  <w:color w:val="FF0000"/>
                  <w:sz w:val="18"/>
                  <w:szCs w:val="18"/>
                </w:rPr>
                <w:t xml:space="preserve"> </w:t>
              </w:r>
            </w:ins>
            <w:ins w:id="456" w:author="" w:date="2020-06-19T18:37:00Z">
              <w:r>
                <w:rPr>
                  <w:rFonts w:ascii="Times New Roman" w:hAnsi="Times New Roman" w:cs="Times New Roman"/>
                  <w:b/>
                  <w:color w:val="FF0000"/>
                  <w:sz w:val="18"/>
                  <w:szCs w:val="18"/>
                </w:rPr>
                <w:t>Erzurum</w:t>
              </w:r>
            </w:ins>
            <w:ins w:id="457" w:author="" w:date="2020-06-19T18:36:00Z">
              <w:r>
                <w:rPr>
                  <w:rFonts w:ascii="Times New Roman" w:hAnsi="Times New Roman" w:cs="Times New Roman"/>
                  <w:b/>
                  <w:color w:val="FF0000"/>
                  <w:sz w:val="18"/>
                  <w:szCs w:val="18"/>
                </w:rPr>
                <w:t xml:space="preserve"> </w:t>
              </w:r>
            </w:ins>
          </w:p>
          <w:p w:rsidR="00002E29" w:rsidRDefault="00002E29" w:rsidP="00002E29">
            <w:pPr>
              <w:jc w:val="both"/>
              <w:rPr>
                <w:ins w:id="458" w:author="" w:date="2020-06-19T18:36:00Z"/>
                <w:rFonts w:ascii="Times New Roman" w:hAnsi="Times New Roman" w:cs="Times New Roman"/>
                <w:b/>
                <w:color w:val="FF0000"/>
                <w:sz w:val="18"/>
                <w:szCs w:val="18"/>
              </w:rPr>
            </w:pPr>
            <w:proofErr w:type="spellStart"/>
            <w:ins w:id="459" w:author="" w:date="2020-06-19T18:36:00Z">
              <w:r>
                <w:rPr>
                  <w:rFonts w:ascii="Times New Roman" w:hAnsi="Times New Roman" w:cs="Times New Roman"/>
                  <w:b/>
                  <w:color w:val="FF0000"/>
                  <w:sz w:val="18"/>
                  <w:szCs w:val="18"/>
                </w:rPr>
                <w:t>exit</w:t>
              </w:r>
              <w:proofErr w:type="spellEnd"/>
            </w:ins>
          </w:p>
          <w:p w:rsidR="00002E29" w:rsidRPr="00AF7DC4" w:rsidRDefault="00002E29" w:rsidP="00002E29">
            <w:pPr>
              <w:jc w:val="both"/>
              <w:rPr>
                <w:ins w:id="460" w:author="" w:date="2020-06-19T18:36:00Z"/>
                <w:rFonts w:ascii="Times New Roman" w:hAnsi="Times New Roman" w:cs="Times New Roman"/>
                <w:b/>
                <w:color w:val="FF0000"/>
                <w:sz w:val="18"/>
                <w:szCs w:val="18"/>
              </w:rPr>
            </w:pPr>
            <w:proofErr w:type="spellStart"/>
            <w:ins w:id="461" w:author="" w:date="2020-06-19T18:36:00Z">
              <w:r>
                <w:rPr>
                  <w:rFonts w:ascii="Times New Roman" w:hAnsi="Times New Roman" w:cs="Times New Roman"/>
                  <w:b/>
                  <w:color w:val="FF0000"/>
                  <w:sz w:val="18"/>
                  <w:szCs w:val="18"/>
                </w:rPr>
                <w:t>copy</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running-config</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startup-config</w:t>
              </w:r>
              <w:proofErr w:type="spellEnd"/>
            </w:ins>
          </w:p>
          <w:p w:rsidR="00AF7DC4" w:rsidRPr="00AF7DC4" w:rsidRDefault="00AF7DC4" w:rsidP="00B97F12">
            <w:pPr>
              <w:jc w:val="both"/>
              <w:rPr>
                <w:rFonts w:ascii="Times New Roman" w:hAnsi="Times New Roman" w:cs="Times New Roman"/>
                <w:b/>
                <w:color w:val="FF0000"/>
                <w:sz w:val="18"/>
                <w:szCs w:val="18"/>
              </w:rPr>
            </w:pPr>
          </w:p>
          <w:p w:rsidR="00AF7DC4" w:rsidRPr="00AF7DC4" w:rsidRDefault="00AF7DC4" w:rsidP="00B97F12">
            <w:pPr>
              <w:jc w:val="both"/>
              <w:rPr>
                <w:rFonts w:ascii="Times New Roman" w:hAnsi="Times New Roman" w:cs="Times New Roman"/>
                <w:b/>
                <w:color w:val="FF0000"/>
                <w:sz w:val="18"/>
                <w:szCs w:val="18"/>
              </w:rPr>
            </w:pPr>
          </w:p>
          <w:p w:rsidR="00AF7DC4" w:rsidRPr="00AF7DC4" w:rsidRDefault="00AF7DC4" w:rsidP="00B97F12">
            <w:pPr>
              <w:jc w:val="both"/>
              <w:rPr>
                <w:rFonts w:ascii="Times New Roman" w:hAnsi="Times New Roman" w:cs="Times New Roman"/>
                <w:b/>
                <w:color w:val="FF0000"/>
                <w:sz w:val="18"/>
                <w:szCs w:val="18"/>
              </w:rPr>
            </w:pPr>
          </w:p>
          <w:p w:rsidR="00AF7DC4" w:rsidRPr="00AF7DC4" w:rsidRDefault="00AF7DC4" w:rsidP="00B97F12">
            <w:pPr>
              <w:jc w:val="both"/>
              <w:rPr>
                <w:rFonts w:ascii="Times New Roman" w:hAnsi="Times New Roman" w:cs="Times New Roman"/>
                <w:b/>
                <w:color w:val="FF0000"/>
                <w:sz w:val="18"/>
                <w:szCs w:val="18"/>
              </w:rPr>
            </w:pPr>
          </w:p>
          <w:p w:rsidR="00B97F12" w:rsidRPr="000E75EB" w:rsidRDefault="00B97F12" w:rsidP="001305AA">
            <w:pPr>
              <w:jc w:val="both"/>
              <w:rPr>
                <w:rFonts w:ascii="Times New Roman" w:hAnsi="Times New Roman" w:cs="Times New Roman"/>
                <w:b/>
                <w:sz w:val="18"/>
                <w:szCs w:val="18"/>
              </w:rPr>
            </w:pPr>
          </w:p>
        </w:tc>
      </w:tr>
    </w:tbl>
    <w:p w:rsidR="00B97F12" w:rsidRDefault="00B97F12" w:rsidP="00C43A75">
      <w:pPr>
        <w:spacing w:after="0"/>
        <w:jc w:val="both"/>
      </w:pPr>
    </w:p>
    <w:p w:rsidR="00B97F12" w:rsidDel="00185A55" w:rsidRDefault="00B97F12">
      <w:pPr>
        <w:tabs>
          <w:tab w:val="left" w:pos="7406"/>
        </w:tabs>
        <w:spacing w:after="0"/>
        <w:jc w:val="both"/>
        <w:rPr>
          <w:del w:id="462" w:author="" w:date="2020-06-19T18:37:00Z"/>
        </w:rPr>
        <w:pPrChange w:id="463" w:author="" w:date="2020-06-19T18:37:00Z">
          <w:pPr>
            <w:spacing w:after="0"/>
            <w:jc w:val="both"/>
          </w:pPr>
        </w:pPrChange>
      </w:pPr>
    </w:p>
    <w:p w:rsidR="00B97F12" w:rsidRDefault="00B97F12">
      <w:pPr>
        <w:tabs>
          <w:tab w:val="left" w:pos="7406"/>
        </w:tabs>
        <w:spacing w:after="0"/>
        <w:jc w:val="both"/>
        <w:pPrChange w:id="464" w:author="" w:date="2020-06-19T18:37:00Z">
          <w:pPr>
            <w:spacing w:after="0"/>
            <w:jc w:val="both"/>
          </w:pPr>
        </w:pPrChange>
      </w:pPr>
    </w:p>
    <w:p w:rsidR="00C43A75" w:rsidRDefault="00C43A75" w:rsidP="00C43A75">
      <w:pPr>
        <w:spacing w:after="0"/>
        <w:jc w:val="both"/>
      </w:pPr>
      <w:r w:rsidRPr="00896271">
        <w:rPr>
          <w:b/>
        </w:rPr>
        <w:t>Soru 4.</w:t>
      </w:r>
      <w:r>
        <w:t xml:space="preserve"> Market zincir için tasarlana ağ </w:t>
      </w:r>
      <w:r w:rsidR="00B97F12">
        <w:t>EIGRP</w:t>
      </w:r>
      <w:r>
        <w:t xml:space="preserve"> Yönlendirme Protokolü kullanmaktadır. </w:t>
      </w:r>
      <w:proofErr w:type="spellStart"/>
      <w:r>
        <w:t>Routerlar</w:t>
      </w:r>
      <w:proofErr w:type="spellEnd"/>
      <w:r>
        <w:t xml:space="preserve"> için yazılacak Cisco </w:t>
      </w:r>
      <w:r w:rsidR="00B97F12">
        <w:t>IOS</w:t>
      </w:r>
      <w:r>
        <w:t xml:space="preserve"> kodlarını her </w:t>
      </w:r>
      <w:proofErr w:type="spellStart"/>
      <w:r>
        <w:t>router</w:t>
      </w:r>
      <w:proofErr w:type="spellEnd"/>
      <w:r>
        <w:t xml:space="preserve"> için yazınız? (</w:t>
      </w:r>
      <w:r w:rsidR="00435542">
        <w:t>3</w:t>
      </w:r>
      <w:r>
        <w:t>0 puan)</w:t>
      </w:r>
    </w:p>
    <w:tbl>
      <w:tblPr>
        <w:tblStyle w:val="TabloKlavuzu"/>
        <w:tblW w:w="10627" w:type="dxa"/>
        <w:tblLook w:val="04A0" w:firstRow="1" w:lastRow="0" w:firstColumn="1" w:lastColumn="0" w:noHBand="0" w:noVBand="1"/>
      </w:tblPr>
      <w:tblGrid>
        <w:gridCol w:w="5269"/>
        <w:gridCol w:w="5358"/>
        <w:tblGridChange w:id="465">
          <w:tblGrid>
            <w:gridCol w:w="5269"/>
            <w:gridCol w:w="5358"/>
          </w:tblGrid>
        </w:tblGridChange>
      </w:tblGrid>
      <w:tr w:rsidR="00B97F12" w:rsidRPr="000E75EB" w:rsidTr="001305AA">
        <w:tc>
          <w:tcPr>
            <w:tcW w:w="5269" w:type="dxa"/>
          </w:tcPr>
          <w:p w:rsidR="00B97F12" w:rsidRPr="00AF7DC4" w:rsidRDefault="00B97F12" w:rsidP="00B97F12">
            <w:pPr>
              <w:jc w:val="both"/>
              <w:rPr>
                <w:rFonts w:ascii="Times New Roman" w:hAnsi="Times New Roman" w:cs="Times New Roman"/>
                <w:b/>
                <w:color w:val="FF0000"/>
                <w:sz w:val="18"/>
                <w:szCs w:val="18"/>
              </w:rPr>
            </w:pPr>
            <w:r w:rsidRPr="000E75EB">
              <w:rPr>
                <w:rFonts w:ascii="Times New Roman" w:hAnsi="Times New Roman" w:cs="Times New Roman"/>
                <w:b/>
                <w:sz w:val="18"/>
                <w:szCs w:val="18"/>
              </w:rPr>
              <w:t>Ankara(</w:t>
            </w:r>
            <w:proofErr w:type="spellStart"/>
            <w:r w:rsidRPr="000E75EB">
              <w:rPr>
                <w:rFonts w:ascii="Times New Roman" w:hAnsi="Times New Roman" w:cs="Times New Roman"/>
                <w:b/>
                <w:sz w:val="18"/>
                <w:szCs w:val="18"/>
              </w:rPr>
              <w:t>config</w:t>
            </w:r>
            <w:proofErr w:type="spellEnd"/>
            <w:r w:rsidRPr="000E75EB">
              <w:rPr>
                <w:rFonts w:ascii="Times New Roman" w:hAnsi="Times New Roman" w:cs="Times New Roman"/>
                <w:b/>
                <w:sz w:val="18"/>
                <w:szCs w:val="18"/>
              </w:rPr>
              <w:t>)#</w:t>
            </w:r>
          </w:p>
          <w:p w:rsidR="007D6F4A" w:rsidRDefault="007D6F4A" w:rsidP="00C70BC1">
            <w:pPr>
              <w:jc w:val="both"/>
              <w:rPr>
                <w:ins w:id="466" w:author="" w:date="2020-06-19T23:35:00Z"/>
                <w:rFonts w:ascii="Times New Roman" w:hAnsi="Times New Roman" w:cs="Times New Roman"/>
                <w:b/>
                <w:color w:val="FF0000"/>
                <w:sz w:val="18"/>
                <w:szCs w:val="18"/>
              </w:rPr>
            </w:pPr>
          </w:p>
          <w:p w:rsidR="00C70BC1" w:rsidRDefault="00C70BC1" w:rsidP="00C70BC1">
            <w:pPr>
              <w:jc w:val="both"/>
              <w:rPr>
                <w:ins w:id="467" w:author="" w:date="2020-06-19T18:19:00Z"/>
                <w:rFonts w:ascii="Times New Roman" w:hAnsi="Times New Roman" w:cs="Times New Roman"/>
                <w:b/>
                <w:color w:val="FF0000"/>
                <w:sz w:val="18"/>
                <w:szCs w:val="18"/>
              </w:rPr>
            </w:pPr>
            <w:proofErr w:type="spellStart"/>
            <w:ins w:id="468" w:author="" w:date="2020-06-19T18:19: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FastEthernet</w:t>
              </w:r>
              <w:proofErr w:type="spellEnd"/>
              <w:r>
                <w:rPr>
                  <w:rFonts w:ascii="Times New Roman" w:hAnsi="Times New Roman" w:cs="Times New Roman"/>
                  <w:b/>
                  <w:color w:val="FF0000"/>
                  <w:sz w:val="18"/>
                  <w:szCs w:val="18"/>
                </w:rPr>
                <w:t xml:space="preserve"> 0/0</w:t>
              </w:r>
            </w:ins>
          </w:p>
          <w:p w:rsidR="00C70BC1" w:rsidRDefault="00C70BC1" w:rsidP="00C70BC1">
            <w:pPr>
              <w:jc w:val="both"/>
              <w:rPr>
                <w:ins w:id="469" w:author="" w:date="2020-06-19T18:19:00Z"/>
                <w:rFonts w:ascii="Times New Roman" w:hAnsi="Times New Roman" w:cs="Times New Roman"/>
                <w:b/>
                <w:color w:val="FF0000"/>
                <w:sz w:val="18"/>
                <w:szCs w:val="18"/>
              </w:rPr>
            </w:pPr>
            <w:proofErr w:type="gramStart"/>
            <w:ins w:id="470" w:author="" w:date="2020-06-19T18:19: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212.134.126.1</w:t>
              </w:r>
            </w:ins>
            <w:ins w:id="471" w:author="" w:date="2020-06-19T18:20:00Z">
              <w:r>
                <w:rPr>
                  <w:rFonts w:ascii="Times New Roman" w:hAnsi="Times New Roman" w:cs="Times New Roman"/>
                  <w:b/>
                  <w:color w:val="FF0000"/>
                  <w:sz w:val="18"/>
                  <w:szCs w:val="18"/>
                </w:rPr>
                <w:t>93</w:t>
              </w:r>
            </w:ins>
            <w:ins w:id="472" w:author="" w:date="2020-06-19T18:19:00Z">
              <w:r>
                <w:rPr>
                  <w:rFonts w:ascii="Times New Roman" w:hAnsi="Times New Roman" w:cs="Times New Roman"/>
                  <w:b/>
                  <w:color w:val="FF0000"/>
                  <w:sz w:val="18"/>
                  <w:szCs w:val="18"/>
                </w:rPr>
                <w:t xml:space="preserve"> 255.255.255.240</w:t>
              </w:r>
            </w:ins>
          </w:p>
          <w:p w:rsidR="00C70BC1" w:rsidRDefault="00C70BC1" w:rsidP="00C70BC1">
            <w:pPr>
              <w:jc w:val="both"/>
              <w:rPr>
                <w:ins w:id="473" w:author="" w:date="2020-06-19T18:19:00Z"/>
                <w:rFonts w:ascii="Times New Roman" w:hAnsi="Times New Roman" w:cs="Times New Roman"/>
                <w:b/>
                <w:color w:val="FF0000"/>
                <w:sz w:val="18"/>
                <w:szCs w:val="18"/>
              </w:rPr>
            </w:pPr>
            <w:proofErr w:type="spellStart"/>
            <w:proofErr w:type="gramStart"/>
            <w:ins w:id="474" w:author="" w:date="2020-06-19T18:19: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C70BC1" w:rsidRDefault="00C70BC1" w:rsidP="00C70BC1">
            <w:pPr>
              <w:jc w:val="both"/>
              <w:rPr>
                <w:ins w:id="475" w:author="" w:date="2020-06-19T18:19:00Z"/>
                <w:rFonts w:ascii="Times New Roman" w:hAnsi="Times New Roman" w:cs="Times New Roman"/>
                <w:b/>
                <w:color w:val="FF0000"/>
                <w:sz w:val="18"/>
                <w:szCs w:val="18"/>
              </w:rPr>
            </w:pPr>
            <w:proofErr w:type="spellStart"/>
            <w:ins w:id="476" w:author="" w:date="2020-06-19T18:19:00Z">
              <w:r>
                <w:rPr>
                  <w:rFonts w:ascii="Times New Roman" w:hAnsi="Times New Roman" w:cs="Times New Roman"/>
                  <w:b/>
                  <w:color w:val="FF0000"/>
                  <w:sz w:val="18"/>
                  <w:szCs w:val="18"/>
                </w:rPr>
                <w:t>exit</w:t>
              </w:r>
              <w:proofErr w:type="spellEnd"/>
            </w:ins>
          </w:p>
          <w:p w:rsidR="003D1AE3" w:rsidRDefault="003D1AE3" w:rsidP="00C70BC1">
            <w:pPr>
              <w:jc w:val="both"/>
              <w:rPr>
                <w:ins w:id="477" w:author="" w:date="2020-06-19T18:19:00Z"/>
                <w:rFonts w:ascii="Times New Roman" w:hAnsi="Times New Roman" w:cs="Times New Roman"/>
                <w:b/>
                <w:color w:val="FF0000"/>
                <w:sz w:val="18"/>
                <w:szCs w:val="18"/>
              </w:rPr>
            </w:pPr>
          </w:p>
          <w:p w:rsidR="00C70BC1" w:rsidRDefault="00C70BC1" w:rsidP="00C70BC1">
            <w:pPr>
              <w:jc w:val="both"/>
              <w:rPr>
                <w:ins w:id="478" w:author="" w:date="2020-06-19T18:19:00Z"/>
                <w:rFonts w:ascii="Times New Roman" w:hAnsi="Times New Roman" w:cs="Times New Roman"/>
                <w:b/>
                <w:color w:val="FF0000"/>
                <w:sz w:val="18"/>
                <w:szCs w:val="18"/>
              </w:rPr>
            </w:pPr>
            <w:proofErr w:type="spellStart"/>
            <w:ins w:id="479" w:author="" w:date="2020-06-19T18:19: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FastEthernet</w:t>
              </w:r>
              <w:proofErr w:type="spellEnd"/>
              <w:r>
                <w:rPr>
                  <w:rFonts w:ascii="Times New Roman" w:hAnsi="Times New Roman" w:cs="Times New Roman"/>
                  <w:b/>
                  <w:color w:val="FF0000"/>
                  <w:sz w:val="18"/>
                  <w:szCs w:val="18"/>
                </w:rPr>
                <w:t xml:space="preserve"> 0/1</w:t>
              </w:r>
            </w:ins>
          </w:p>
          <w:p w:rsidR="00C70BC1" w:rsidRDefault="00C70BC1" w:rsidP="00C70BC1">
            <w:pPr>
              <w:jc w:val="both"/>
              <w:rPr>
                <w:ins w:id="480" w:author="" w:date="2020-06-19T18:19:00Z"/>
                <w:rFonts w:ascii="Times New Roman" w:hAnsi="Times New Roman" w:cs="Times New Roman"/>
                <w:b/>
                <w:color w:val="FF0000"/>
                <w:sz w:val="18"/>
                <w:szCs w:val="18"/>
              </w:rPr>
            </w:pPr>
            <w:proofErr w:type="gramStart"/>
            <w:ins w:id="481" w:author="" w:date="2020-06-19T18:19: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212.134.126.1 255.255.255.128</w:t>
              </w:r>
            </w:ins>
          </w:p>
          <w:p w:rsidR="00C70BC1" w:rsidRDefault="00C70BC1" w:rsidP="00C70BC1">
            <w:pPr>
              <w:jc w:val="both"/>
              <w:rPr>
                <w:ins w:id="482" w:author="" w:date="2020-06-19T18:19:00Z"/>
                <w:rFonts w:ascii="Times New Roman" w:hAnsi="Times New Roman" w:cs="Times New Roman"/>
                <w:b/>
                <w:color w:val="FF0000"/>
                <w:sz w:val="18"/>
                <w:szCs w:val="18"/>
              </w:rPr>
            </w:pPr>
            <w:proofErr w:type="spellStart"/>
            <w:proofErr w:type="gramStart"/>
            <w:ins w:id="483" w:author="" w:date="2020-06-19T18:19: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C70BC1" w:rsidRDefault="00C70BC1" w:rsidP="00C70BC1">
            <w:pPr>
              <w:jc w:val="both"/>
              <w:rPr>
                <w:ins w:id="484" w:author="" w:date="2020-06-19T18:19:00Z"/>
                <w:rFonts w:ascii="Times New Roman" w:hAnsi="Times New Roman" w:cs="Times New Roman"/>
                <w:b/>
                <w:color w:val="FF0000"/>
                <w:sz w:val="18"/>
                <w:szCs w:val="18"/>
              </w:rPr>
            </w:pPr>
            <w:proofErr w:type="spellStart"/>
            <w:ins w:id="485" w:author="" w:date="2020-06-19T18:19:00Z">
              <w:r>
                <w:rPr>
                  <w:rFonts w:ascii="Times New Roman" w:hAnsi="Times New Roman" w:cs="Times New Roman"/>
                  <w:b/>
                  <w:color w:val="FF0000"/>
                  <w:sz w:val="18"/>
                  <w:szCs w:val="18"/>
                </w:rPr>
                <w:t>exit</w:t>
              </w:r>
              <w:proofErr w:type="spellEnd"/>
            </w:ins>
          </w:p>
          <w:p w:rsidR="00CA3F1C" w:rsidRDefault="00CA3F1C" w:rsidP="00C70BC1">
            <w:pPr>
              <w:jc w:val="both"/>
              <w:rPr>
                <w:ins w:id="486" w:author="" w:date="2020-06-19T18:19:00Z"/>
                <w:rFonts w:ascii="Times New Roman" w:hAnsi="Times New Roman" w:cs="Times New Roman"/>
                <w:b/>
                <w:color w:val="FF0000"/>
                <w:sz w:val="18"/>
                <w:szCs w:val="18"/>
              </w:rPr>
            </w:pPr>
          </w:p>
          <w:p w:rsidR="00C70BC1" w:rsidRDefault="00C70BC1" w:rsidP="00C70BC1">
            <w:pPr>
              <w:jc w:val="both"/>
              <w:rPr>
                <w:ins w:id="487" w:author="" w:date="2020-06-19T18:19:00Z"/>
                <w:rFonts w:ascii="Times New Roman" w:hAnsi="Times New Roman" w:cs="Times New Roman"/>
                <w:b/>
                <w:color w:val="FF0000"/>
                <w:sz w:val="18"/>
                <w:szCs w:val="18"/>
              </w:rPr>
            </w:pPr>
            <w:proofErr w:type="spellStart"/>
            <w:ins w:id="488" w:author="" w:date="2020-06-19T18:19: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0/0/0</w:t>
              </w:r>
            </w:ins>
          </w:p>
          <w:p w:rsidR="00C70BC1" w:rsidRDefault="00056510" w:rsidP="00C70BC1">
            <w:pPr>
              <w:jc w:val="both"/>
              <w:rPr>
                <w:ins w:id="489" w:author="" w:date="2020-06-19T18:19:00Z"/>
                <w:rFonts w:ascii="Times New Roman" w:hAnsi="Times New Roman" w:cs="Times New Roman"/>
                <w:b/>
                <w:color w:val="FF0000"/>
                <w:sz w:val="18"/>
                <w:szCs w:val="18"/>
              </w:rPr>
            </w:pPr>
            <w:proofErr w:type="gramStart"/>
            <w:ins w:id="490" w:author="" w:date="2020-06-19T18:19: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212.134.126.234</w:t>
              </w:r>
              <w:r w:rsidR="00C70BC1">
                <w:rPr>
                  <w:rFonts w:ascii="Times New Roman" w:hAnsi="Times New Roman" w:cs="Times New Roman"/>
                  <w:b/>
                  <w:color w:val="FF0000"/>
                  <w:sz w:val="18"/>
                  <w:szCs w:val="18"/>
                </w:rPr>
                <w:t xml:space="preserve"> 255.255.255.252</w:t>
              </w:r>
            </w:ins>
          </w:p>
          <w:p w:rsidR="00C70BC1" w:rsidRDefault="00C70BC1" w:rsidP="00C70BC1">
            <w:pPr>
              <w:jc w:val="both"/>
              <w:rPr>
                <w:ins w:id="491" w:author="" w:date="2020-06-19T18:19:00Z"/>
                <w:rFonts w:ascii="Times New Roman" w:hAnsi="Times New Roman" w:cs="Times New Roman"/>
                <w:b/>
                <w:color w:val="FF0000"/>
                <w:sz w:val="18"/>
                <w:szCs w:val="18"/>
              </w:rPr>
            </w:pPr>
            <w:proofErr w:type="spellStart"/>
            <w:proofErr w:type="gramStart"/>
            <w:ins w:id="492" w:author="" w:date="2020-06-19T18:19: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C70BC1" w:rsidRDefault="00D43A44" w:rsidP="00C70BC1">
            <w:pPr>
              <w:jc w:val="both"/>
              <w:rPr>
                <w:ins w:id="493" w:author="" w:date="2020-06-19T18:27:00Z"/>
                <w:rFonts w:ascii="Times New Roman" w:hAnsi="Times New Roman" w:cs="Times New Roman"/>
                <w:b/>
                <w:color w:val="FF0000"/>
                <w:sz w:val="18"/>
                <w:szCs w:val="18"/>
              </w:rPr>
            </w:pPr>
            <w:proofErr w:type="spellStart"/>
            <w:ins w:id="494" w:author="" w:date="2020-06-19T18:19:00Z">
              <w:r>
                <w:rPr>
                  <w:rFonts w:ascii="Times New Roman" w:hAnsi="Times New Roman" w:cs="Times New Roman"/>
                  <w:b/>
                  <w:color w:val="FF0000"/>
                  <w:sz w:val="18"/>
                  <w:szCs w:val="18"/>
                </w:rPr>
                <w:t>exit</w:t>
              </w:r>
            </w:ins>
            <w:proofErr w:type="spellEnd"/>
          </w:p>
          <w:p w:rsidR="00056510" w:rsidRDefault="00056510" w:rsidP="00056510">
            <w:pPr>
              <w:jc w:val="both"/>
              <w:rPr>
                <w:ins w:id="495" w:author="" w:date="2020-06-19T18:27:00Z"/>
                <w:rFonts w:ascii="Times New Roman" w:hAnsi="Times New Roman" w:cs="Times New Roman"/>
                <w:b/>
                <w:color w:val="FF0000"/>
                <w:sz w:val="18"/>
                <w:szCs w:val="18"/>
              </w:rPr>
            </w:pPr>
          </w:p>
          <w:p w:rsidR="00056510" w:rsidRDefault="00056510" w:rsidP="00056510">
            <w:pPr>
              <w:jc w:val="both"/>
              <w:rPr>
                <w:ins w:id="496" w:author="" w:date="2020-06-19T18:27:00Z"/>
                <w:rFonts w:ascii="Times New Roman" w:hAnsi="Times New Roman" w:cs="Times New Roman"/>
                <w:b/>
                <w:color w:val="FF0000"/>
                <w:sz w:val="18"/>
                <w:szCs w:val="18"/>
              </w:rPr>
            </w:pPr>
            <w:proofErr w:type="spellStart"/>
            <w:ins w:id="497" w:author="" w:date="2020-06-19T18:27: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0/0/1</w:t>
              </w:r>
            </w:ins>
          </w:p>
          <w:p w:rsidR="00056510" w:rsidRDefault="00056510" w:rsidP="00056510">
            <w:pPr>
              <w:jc w:val="both"/>
              <w:rPr>
                <w:ins w:id="498" w:author="" w:date="2020-06-19T18:27:00Z"/>
                <w:rFonts w:ascii="Times New Roman" w:hAnsi="Times New Roman" w:cs="Times New Roman"/>
                <w:b/>
                <w:color w:val="FF0000"/>
                <w:sz w:val="18"/>
                <w:szCs w:val="18"/>
              </w:rPr>
            </w:pPr>
            <w:proofErr w:type="gramStart"/>
            <w:ins w:id="499" w:author="" w:date="2020-06-19T18:27: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212.134.126.237 255.255.255.252</w:t>
              </w:r>
            </w:ins>
          </w:p>
          <w:p w:rsidR="00056510" w:rsidRDefault="00056510" w:rsidP="00056510">
            <w:pPr>
              <w:jc w:val="both"/>
              <w:rPr>
                <w:ins w:id="500" w:author="" w:date="2020-06-19T18:27:00Z"/>
                <w:rFonts w:ascii="Times New Roman" w:hAnsi="Times New Roman" w:cs="Times New Roman"/>
                <w:b/>
                <w:color w:val="FF0000"/>
                <w:sz w:val="18"/>
                <w:szCs w:val="18"/>
              </w:rPr>
            </w:pPr>
            <w:proofErr w:type="spellStart"/>
            <w:proofErr w:type="gramStart"/>
            <w:ins w:id="501" w:author="" w:date="2020-06-19T18:27: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056510" w:rsidRDefault="00056510" w:rsidP="00056510">
            <w:pPr>
              <w:jc w:val="both"/>
              <w:rPr>
                <w:ins w:id="502" w:author="" w:date="2020-06-19T18:27:00Z"/>
                <w:rFonts w:ascii="Times New Roman" w:hAnsi="Times New Roman" w:cs="Times New Roman"/>
                <w:b/>
                <w:color w:val="FF0000"/>
                <w:sz w:val="18"/>
                <w:szCs w:val="18"/>
              </w:rPr>
            </w:pPr>
            <w:proofErr w:type="spellStart"/>
            <w:ins w:id="503" w:author="" w:date="2020-06-19T18:27:00Z">
              <w:r>
                <w:rPr>
                  <w:rFonts w:ascii="Times New Roman" w:hAnsi="Times New Roman" w:cs="Times New Roman"/>
                  <w:b/>
                  <w:color w:val="FF0000"/>
                  <w:sz w:val="18"/>
                  <w:szCs w:val="18"/>
                </w:rPr>
                <w:t>exit</w:t>
              </w:r>
              <w:proofErr w:type="spellEnd"/>
            </w:ins>
          </w:p>
          <w:p w:rsidR="00056510" w:rsidRDefault="00056510" w:rsidP="00056510">
            <w:pPr>
              <w:jc w:val="both"/>
              <w:rPr>
                <w:ins w:id="504" w:author="" w:date="2020-06-19T18:27:00Z"/>
                <w:rFonts w:ascii="Times New Roman" w:hAnsi="Times New Roman" w:cs="Times New Roman"/>
                <w:b/>
                <w:color w:val="FF0000"/>
                <w:sz w:val="18"/>
                <w:szCs w:val="18"/>
              </w:rPr>
            </w:pPr>
          </w:p>
          <w:p w:rsidR="00056510" w:rsidRDefault="00056510" w:rsidP="00056510">
            <w:pPr>
              <w:jc w:val="both"/>
              <w:rPr>
                <w:ins w:id="505" w:author="" w:date="2020-06-19T18:27:00Z"/>
                <w:rFonts w:ascii="Times New Roman" w:hAnsi="Times New Roman" w:cs="Times New Roman"/>
                <w:b/>
                <w:color w:val="FF0000"/>
                <w:sz w:val="18"/>
                <w:szCs w:val="18"/>
              </w:rPr>
            </w:pPr>
            <w:proofErr w:type="spellStart"/>
            <w:ins w:id="506" w:author="" w:date="2020-06-19T18:27: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0/1/0</w:t>
              </w:r>
            </w:ins>
          </w:p>
          <w:p w:rsidR="00056510" w:rsidRDefault="00056510" w:rsidP="00056510">
            <w:pPr>
              <w:jc w:val="both"/>
              <w:rPr>
                <w:ins w:id="507" w:author="" w:date="2020-06-19T18:27:00Z"/>
                <w:rFonts w:ascii="Times New Roman" w:hAnsi="Times New Roman" w:cs="Times New Roman"/>
                <w:b/>
                <w:color w:val="FF0000"/>
                <w:sz w:val="18"/>
                <w:szCs w:val="18"/>
              </w:rPr>
            </w:pPr>
            <w:proofErr w:type="gramStart"/>
            <w:ins w:id="508" w:author="" w:date="2020-06-19T18:27: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212.134.126.241 255.255.255.252</w:t>
              </w:r>
            </w:ins>
          </w:p>
          <w:p w:rsidR="00056510" w:rsidRDefault="00056510" w:rsidP="00056510">
            <w:pPr>
              <w:jc w:val="both"/>
              <w:rPr>
                <w:ins w:id="509" w:author="" w:date="2020-06-19T18:27:00Z"/>
                <w:rFonts w:ascii="Times New Roman" w:hAnsi="Times New Roman" w:cs="Times New Roman"/>
                <w:b/>
                <w:color w:val="FF0000"/>
                <w:sz w:val="18"/>
                <w:szCs w:val="18"/>
              </w:rPr>
            </w:pPr>
            <w:proofErr w:type="spellStart"/>
            <w:proofErr w:type="gramStart"/>
            <w:ins w:id="510" w:author="" w:date="2020-06-19T18:27: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056510" w:rsidRDefault="00056510" w:rsidP="00C70BC1">
            <w:pPr>
              <w:jc w:val="both"/>
              <w:rPr>
                <w:ins w:id="511" w:author="" w:date="2020-06-19T18:19:00Z"/>
                <w:rFonts w:ascii="Times New Roman" w:hAnsi="Times New Roman" w:cs="Times New Roman"/>
                <w:b/>
                <w:color w:val="FF0000"/>
                <w:sz w:val="18"/>
                <w:szCs w:val="18"/>
              </w:rPr>
            </w:pPr>
            <w:proofErr w:type="spellStart"/>
            <w:ins w:id="512" w:author="" w:date="2020-06-19T18:27:00Z">
              <w:r>
                <w:rPr>
                  <w:rFonts w:ascii="Times New Roman" w:hAnsi="Times New Roman" w:cs="Times New Roman"/>
                  <w:b/>
                  <w:color w:val="FF0000"/>
                  <w:sz w:val="18"/>
                  <w:szCs w:val="18"/>
                </w:rPr>
                <w:t>exit</w:t>
              </w:r>
            </w:ins>
            <w:proofErr w:type="spellEnd"/>
          </w:p>
          <w:p w:rsidR="00C70BC1" w:rsidRDefault="00C70BC1" w:rsidP="00C70BC1">
            <w:pPr>
              <w:jc w:val="both"/>
              <w:rPr>
                <w:ins w:id="513" w:author="" w:date="2020-06-19T18:19:00Z"/>
                <w:rFonts w:ascii="Times New Roman" w:hAnsi="Times New Roman" w:cs="Times New Roman"/>
                <w:b/>
                <w:color w:val="FF0000"/>
                <w:sz w:val="18"/>
                <w:szCs w:val="18"/>
              </w:rPr>
            </w:pPr>
          </w:p>
          <w:p w:rsidR="00C70BC1" w:rsidRDefault="00C70BC1" w:rsidP="00C70BC1">
            <w:pPr>
              <w:jc w:val="both"/>
              <w:rPr>
                <w:ins w:id="514" w:author="" w:date="2020-06-19T18:19:00Z"/>
                <w:rFonts w:ascii="Times New Roman" w:hAnsi="Times New Roman" w:cs="Times New Roman"/>
                <w:b/>
                <w:color w:val="FF0000"/>
                <w:sz w:val="18"/>
                <w:szCs w:val="18"/>
              </w:rPr>
            </w:pPr>
            <w:proofErr w:type="spellStart"/>
            <w:ins w:id="515" w:author="" w:date="2020-06-19T18:19: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0/0/0</w:t>
              </w:r>
            </w:ins>
          </w:p>
          <w:p w:rsidR="00C70BC1" w:rsidRPr="00AF7DC4" w:rsidRDefault="00C70BC1" w:rsidP="00C70BC1">
            <w:pPr>
              <w:jc w:val="both"/>
              <w:rPr>
                <w:ins w:id="516" w:author="" w:date="2020-06-19T18:19:00Z"/>
                <w:rFonts w:ascii="Times New Roman" w:hAnsi="Times New Roman" w:cs="Times New Roman"/>
                <w:b/>
                <w:color w:val="FF0000"/>
                <w:sz w:val="18"/>
                <w:szCs w:val="18"/>
              </w:rPr>
            </w:pPr>
            <w:proofErr w:type="spellStart"/>
            <w:ins w:id="517" w:author="" w:date="2020-06-19T18:19:00Z">
              <w:r>
                <w:rPr>
                  <w:rFonts w:ascii="Times New Roman" w:hAnsi="Times New Roman" w:cs="Times New Roman"/>
                  <w:b/>
                  <w:color w:val="FF0000"/>
                  <w:sz w:val="18"/>
                  <w:szCs w:val="18"/>
                </w:rPr>
                <w:t>clock</w:t>
              </w:r>
              <w:proofErr w:type="spellEnd"/>
              <w:r>
                <w:rPr>
                  <w:rFonts w:ascii="Times New Roman" w:hAnsi="Times New Roman" w:cs="Times New Roman"/>
                  <w:b/>
                  <w:color w:val="FF0000"/>
                  <w:sz w:val="18"/>
                  <w:szCs w:val="18"/>
                </w:rPr>
                <w:t xml:space="preserve"> rate 2000000</w:t>
              </w:r>
            </w:ins>
          </w:p>
          <w:p w:rsidR="00C70BC1" w:rsidRPr="00AF7DC4" w:rsidRDefault="00C70BC1" w:rsidP="00C70BC1">
            <w:pPr>
              <w:jc w:val="both"/>
              <w:rPr>
                <w:ins w:id="518" w:author="" w:date="2020-06-19T18:19:00Z"/>
                <w:rFonts w:ascii="Times New Roman" w:hAnsi="Times New Roman" w:cs="Times New Roman"/>
                <w:b/>
                <w:color w:val="FF0000"/>
                <w:sz w:val="18"/>
                <w:szCs w:val="18"/>
              </w:rPr>
            </w:pPr>
            <w:proofErr w:type="spellStart"/>
            <w:ins w:id="519" w:author="" w:date="2020-06-19T18:19:00Z">
              <w:r>
                <w:rPr>
                  <w:rFonts w:ascii="Times New Roman" w:hAnsi="Times New Roman" w:cs="Times New Roman"/>
                  <w:b/>
                  <w:color w:val="FF0000"/>
                  <w:sz w:val="18"/>
                  <w:szCs w:val="18"/>
                </w:rPr>
                <w:t>bandwith</w:t>
              </w:r>
              <w:proofErr w:type="spellEnd"/>
              <w:r>
                <w:rPr>
                  <w:rFonts w:ascii="Times New Roman" w:hAnsi="Times New Roman" w:cs="Times New Roman"/>
                  <w:b/>
                  <w:color w:val="FF0000"/>
                  <w:sz w:val="18"/>
                  <w:szCs w:val="18"/>
                </w:rPr>
                <w:t xml:space="preserve"> 4000</w:t>
              </w:r>
            </w:ins>
          </w:p>
          <w:p w:rsidR="00C70BC1" w:rsidRDefault="00C70BC1" w:rsidP="00C70BC1">
            <w:pPr>
              <w:jc w:val="both"/>
              <w:rPr>
                <w:ins w:id="520" w:author="" w:date="2020-06-19T18:29:00Z"/>
                <w:rFonts w:ascii="Times New Roman" w:hAnsi="Times New Roman" w:cs="Times New Roman"/>
                <w:b/>
                <w:color w:val="FF0000"/>
                <w:sz w:val="18"/>
                <w:szCs w:val="18"/>
              </w:rPr>
            </w:pPr>
            <w:proofErr w:type="spellStart"/>
            <w:ins w:id="521" w:author="" w:date="2020-06-19T18:19:00Z">
              <w:r>
                <w:rPr>
                  <w:rFonts w:ascii="Times New Roman" w:hAnsi="Times New Roman" w:cs="Times New Roman"/>
                  <w:b/>
                  <w:color w:val="FF0000"/>
                  <w:sz w:val="18"/>
                  <w:szCs w:val="18"/>
                </w:rPr>
                <w:t>exit</w:t>
              </w:r>
            </w:ins>
            <w:proofErr w:type="spellEnd"/>
          </w:p>
          <w:p w:rsidR="004312A6" w:rsidRDefault="004312A6" w:rsidP="004312A6">
            <w:pPr>
              <w:jc w:val="both"/>
              <w:rPr>
                <w:ins w:id="522" w:author="" w:date="2020-06-19T18:29:00Z"/>
                <w:rFonts w:ascii="Times New Roman" w:hAnsi="Times New Roman" w:cs="Times New Roman"/>
                <w:b/>
                <w:color w:val="FF0000"/>
                <w:sz w:val="18"/>
                <w:szCs w:val="18"/>
              </w:rPr>
            </w:pPr>
          </w:p>
          <w:p w:rsidR="004312A6" w:rsidRDefault="002C6233" w:rsidP="004312A6">
            <w:pPr>
              <w:jc w:val="both"/>
              <w:rPr>
                <w:ins w:id="523" w:author="" w:date="2020-06-19T18:29:00Z"/>
                <w:rFonts w:ascii="Times New Roman" w:hAnsi="Times New Roman" w:cs="Times New Roman"/>
                <w:b/>
                <w:color w:val="FF0000"/>
                <w:sz w:val="18"/>
                <w:szCs w:val="18"/>
              </w:rPr>
            </w:pPr>
            <w:proofErr w:type="spellStart"/>
            <w:ins w:id="524" w:author="" w:date="2020-06-19T18:29: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0/0/1</w:t>
              </w:r>
            </w:ins>
          </w:p>
          <w:p w:rsidR="004312A6" w:rsidRPr="00AF7DC4" w:rsidRDefault="004312A6" w:rsidP="004312A6">
            <w:pPr>
              <w:jc w:val="both"/>
              <w:rPr>
                <w:ins w:id="525" w:author="" w:date="2020-06-19T18:29:00Z"/>
                <w:rFonts w:ascii="Times New Roman" w:hAnsi="Times New Roman" w:cs="Times New Roman"/>
                <w:b/>
                <w:color w:val="FF0000"/>
                <w:sz w:val="18"/>
                <w:szCs w:val="18"/>
              </w:rPr>
            </w:pPr>
            <w:proofErr w:type="spellStart"/>
            <w:ins w:id="526" w:author="" w:date="2020-06-19T18:29:00Z">
              <w:r>
                <w:rPr>
                  <w:rFonts w:ascii="Times New Roman" w:hAnsi="Times New Roman" w:cs="Times New Roman"/>
                  <w:b/>
                  <w:color w:val="FF0000"/>
                  <w:sz w:val="18"/>
                  <w:szCs w:val="18"/>
                </w:rPr>
                <w:t>clock</w:t>
              </w:r>
              <w:proofErr w:type="spellEnd"/>
              <w:r>
                <w:rPr>
                  <w:rFonts w:ascii="Times New Roman" w:hAnsi="Times New Roman" w:cs="Times New Roman"/>
                  <w:b/>
                  <w:color w:val="FF0000"/>
                  <w:sz w:val="18"/>
                  <w:szCs w:val="18"/>
                </w:rPr>
                <w:t xml:space="preserve"> rate 2000000</w:t>
              </w:r>
            </w:ins>
          </w:p>
          <w:p w:rsidR="004312A6" w:rsidRPr="00AF7DC4" w:rsidRDefault="004312A6" w:rsidP="004312A6">
            <w:pPr>
              <w:jc w:val="both"/>
              <w:rPr>
                <w:ins w:id="527" w:author="" w:date="2020-06-19T18:29:00Z"/>
                <w:rFonts w:ascii="Times New Roman" w:hAnsi="Times New Roman" w:cs="Times New Roman"/>
                <w:b/>
                <w:color w:val="FF0000"/>
                <w:sz w:val="18"/>
                <w:szCs w:val="18"/>
              </w:rPr>
            </w:pPr>
            <w:proofErr w:type="spellStart"/>
            <w:ins w:id="528" w:author="" w:date="2020-06-19T18:29:00Z">
              <w:r>
                <w:rPr>
                  <w:rFonts w:ascii="Times New Roman" w:hAnsi="Times New Roman" w:cs="Times New Roman"/>
                  <w:b/>
                  <w:color w:val="FF0000"/>
                  <w:sz w:val="18"/>
                  <w:szCs w:val="18"/>
                </w:rPr>
                <w:t>bandwith</w:t>
              </w:r>
              <w:proofErr w:type="spellEnd"/>
              <w:r>
                <w:rPr>
                  <w:rFonts w:ascii="Times New Roman" w:hAnsi="Times New Roman" w:cs="Times New Roman"/>
                  <w:b/>
                  <w:color w:val="FF0000"/>
                  <w:sz w:val="18"/>
                  <w:szCs w:val="18"/>
                </w:rPr>
                <w:t xml:space="preserve"> 4000</w:t>
              </w:r>
            </w:ins>
          </w:p>
          <w:p w:rsidR="004312A6" w:rsidRDefault="004312A6" w:rsidP="004312A6">
            <w:pPr>
              <w:jc w:val="both"/>
              <w:rPr>
                <w:ins w:id="529" w:author="" w:date="2020-06-19T18:29:00Z"/>
                <w:rFonts w:ascii="Times New Roman" w:hAnsi="Times New Roman" w:cs="Times New Roman"/>
                <w:b/>
                <w:color w:val="FF0000"/>
                <w:sz w:val="18"/>
                <w:szCs w:val="18"/>
              </w:rPr>
            </w:pPr>
            <w:proofErr w:type="spellStart"/>
            <w:ins w:id="530" w:author="" w:date="2020-06-19T18:29:00Z">
              <w:r>
                <w:rPr>
                  <w:rFonts w:ascii="Times New Roman" w:hAnsi="Times New Roman" w:cs="Times New Roman"/>
                  <w:b/>
                  <w:color w:val="FF0000"/>
                  <w:sz w:val="18"/>
                  <w:szCs w:val="18"/>
                </w:rPr>
                <w:t>exit</w:t>
              </w:r>
              <w:proofErr w:type="spellEnd"/>
            </w:ins>
          </w:p>
          <w:p w:rsidR="004312A6" w:rsidRDefault="004312A6" w:rsidP="004312A6">
            <w:pPr>
              <w:jc w:val="both"/>
              <w:rPr>
                <w:ins w:id="531" w:author="" w:date="2020-06-19T18:29:00Z"/>
                <w:rFonts w:ascii="Times New Roman" w:hAnsi="Times New Roman" w:cs="Times New Roman"/>
                <w:b/>
                <w:color w:val="FF0000"/>
                <w:sz w:val="18"/>
                <w:szCs w:val="18"/>
              </w:rPr>
            </w:pPr>
          </w:p>
          <w:p w:rsidR="004312A6" w:rsidRDefault="002C6233" w:rsidP="004312A6">
            <w:pPr>
              <w:jc w:val="both"/>
              <w:rPr>
                <w:ins w:id="532" w:author="" w:date="2020-06-19T18:29:00Z"/>
                <w:rFonts w:ascii="Times New Roman" w:hAnsi="Times New Roman" w:cs="Times New Roman"/>
                <w:b/>
                <w:color w:val="FF0000"/>
                <w:sz w:val="18"/>
                <w:szCs w:val="18"/>
              </w:rPr>
            </w:pPr>
            <w:proofErr w:type="spellStart"/>
            <w:ins w:id="533" w:author="" w:date="2020-06-19T18:29: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0/1</w:t>
              </w:r>
              <w:r w:rsidR="004312A6">
                <w:rPr>
                  <w:rFonts w:ascii="Times New Roman" w:hAnsi="Times New Roman" w:cs="Times New Roman"/>
                  <w:b/>
                  <w:color w:val="FF0000"/>
                  <w:sz w:val="18"/>
                  <w:szCs w:val="18"/>
                </w:rPr>
                <w:t>/0</w:t>
              </w:r>
            </w:ins>
          </w:p>
          <w:p w:rsidR="004312A6" w:rsidRPr="00AF7DC4" w:rsidRDefault="004312A6" w:rsidP="004312A6">
            <w:pPr>
              <w:jc w:val="both"/>
              <w:rPr>
                <w:ins w:id="534" w:author="" w:date="2020-06-19T18:29:00Z"/>
                <w:rFonts w:ascii="Times New Roman" w:hAnsi="Times New Roman" w:cs="Times New Roman"/>
                <w:b/>
                <w:color w:val="FF0000"/>
                <w:sz w:val="18"/>
                <w:szCs w:val="18"/>
              </w:rPr>
            </w:pPr>
            <w:proofErr w:type="spellStart"/>
            <w:ins w:id="535" w:author="" w:date="2020-06-19T18:29:00Z">
              <w:r>
                <w:rPr>
                  <w:rFonts w:ascii="Times New Roman" w:hAnsi="Times New Roman" w:cs="Times New Roman"/>
                  <w:b/>
                  <w:color w:val="FF0000"/>
                  <w:sz w:val="18"/>
                  <w:szCs w:val="18"/>
                </w:rPr>
                <w:t>clock</w:t>
              </w:r>
              <w:proofErr w:type="spellEnd"/>
              <w:r>
                <w:rPr>
                  <w:rFonts w:ascii="Times New Roman" w:hAnsi="Times New Roman" w:cs="Times New Roman"/>
                  <w:b/>
                  <w:color w:val="FF0000"/>
                  <w:sz w:val="18"/>
                  <w:szCs w:val="18"/>
                </w:rPr>
                <w:t xml:space="preserve"> rate 2000000</w:t>
              </w:r>
            </w:ins>
          </w:p>
          <w:p w:rsidR="004312A6" w:rsidRPr="00AF7DC4" w:rsidRDefault="004312A6" w:rsidP="004312A6">
            <w:pPr>
              <w:jc w:val="both"/>
              <w:rPr>
                <w:ins w:id="536" w:author="" w:date="2020-06-19T18:29:00Z"/>
                <w:rFonts w:ascii="Times New Roman" w:hAnsi="Times New Roman" w:cs="Times New Roman"/>
                <w:b/>
                <w:color w:val="FF0000"/>
                <w:sz w:val="18"/>
                <w:szCs w:val="18"/>
              </w:rPr>
            </w:pPr>
            <w:proofErr w:type="spellStart"/>
            <w:ins w:id="537" w:author="" w:date="2020-06-19T18:29:00Z">
              <w:r>
                <w:rPr>
                  <w:rFonts w:ascii="Times New Roman" w:hAnsi="Times New Roman" w:cs="Times New Roman"/>
                  <w:b/>
                  <w:color w:val="FF0000"/>
                  <w:sz w:val="18"/>
                  <w:szCs w:val="18"/>
                </w:rPr>
                <w:t>bandwith</w:t>
              </w:r>
              <w:proofErr w:type="spellEnd"/>
              <w:r>
                <w:rPr>
                  <w:rFonts w:ascii="Times New Roman" w:hAnsi="Times New Roman" w:cs="Times New Roman"/>
                  <w:b/>
                  <w:color w:val="FF0000"/>
                  <w:sz w:val="18"/>
                  <w:szCs w:val="18"/>
                </w:rPr>
                <w:t xml:space="preserve"> 4000</w:t>
              </w:r>
            </w:ins>
          </w:p>
          <w:p w:rsidR="004312A6" w:rsidRDefault="004312A6" w:rsidP="004312A6">
            <w:pPr>
              <w:jc w:val="both"/>
              <w:rPr>
                <w:ins w:id="538" w:author="" w:date="2020-06-19T18:29:00Z"/>
                <w:rFonts w:ascii="Times New Roman" w:hAnsi="Times New Roman" w:cs="Times New Roman"/>
                <w:b/>
                <w:color w:val="FF0000"/>
                <w:sz w:val="18"/>
                <w:szCs w:val="18"/>
              </w:rPr>
            </w:pPr>
            <w:proofErr w:type="spellStart"/>
            <w:ins w:id="539" w:author="" w:date="2020-06-19T18:29:00Z">
              <w:r>
                <w:rPr>
                  <w:rFonts w:ascii="Times New Roman" w:hAnsi="Times New Roman" w:cs="Times New Roman"/>
                  <w:b/>
                  <w:color w:val="FF0000"/>
                  <w:sz w:val="18"/>
                  <w:szCs w:val="18"/>
                </w:rPr>
                <w:t>exit</w:t>
              </w:r>
              <w:proofErr w:type="spellEnd"/>
            </w:ins>
          </w:p>
          <w:p w:rsidR="00D43A44" w:rsidRDefault="00D43A44" w:rsidP="00C70BC1">
            <w:pPr>
              <w:jc w:val="both"/>
              <w:rPr>
                <w:ins w:id="540" w:author="" w:date="2020-06-19T18:29:00Z"/>
                <w:rFonts w:ascii="Times New Roman" w:hAnsi="Times New Roman" w:cs="Times New Roman"/>
                <w:b/>
                <w:color w:val="FF0000"/>
                <w:sz w:val="18"/>
                <w:szCs w:val="18"/>
              </w:rPr>
            </w:pPr>
          </w:p>
          <w:p w:rsidR="003D1AE3" w:rsidRDefault="003D1AE3" w:rsidP="00C70BC1">
            <w:pPr>
              <w:jc w:val="both"/>
              <w:rPr>
                <w:ins w:id="541" w:author="" w:date="2020-06-19T23:34:00Z"/>
                <w:rFonts w:ascii="Times New Roman" w:hAnsi="Times New Roman" w:cs="Times New Roman"/>
                <w:b/>
                <w:color w:val="FF0000"/>
                <w:sz w:val="18"/>
                <w:szCs w:val="18"/>
              </w:rPr>
            </w:pPr>
          </w:p>
          <w:p w:rsidR="003D1AE3" w:rsidRDefault="003D1AE3" w:rsidP="00C70BC1">
            <w:pPr>
              <w:jc w:val="both"/>
              <w:rPr>
                <w:ins w:id="542" w:author="" w:date="2020-06-19T18:19:00Z"/>
                <w:rFonts w:ascii="Times New Roman" w:hAnsi="Times New Roman" w:cs="Times New Roman"/>
                <w:b/>
                <w:color w:val="FF0000"/>
                <w:sz w:val="18"/>
                <w:szCs w:val="18"/>
              </w:rPr>
            </w:pPr>
          </w:p>
          <w:p w:rsidR="00C70BC1" w:rsidRDefault="00C70BC1" w:rsidP="00C70BC1">
            <w:pPr>
              <w:jc w:val="both"/>
              <w:rPr>
                <w:ins w:id="543" w:author="" w:date="2020-06-19T18:19:00Z"/>
                <w:rFonts w:ascii="Times New Roman" w:hAnsi="Times New Roman" w:cs="Times New Roman"/>
                <w:b/>
                <w:color w:val="FF0000"/>
                <w:sz w:val="18"/>
                <w:szCs w:val="18"/>
              </w:rPr>
            </w:pPr>
            <w:proofErr w:type="spellStart"/>
            <w:ins w:id="544" w:author="" w:date="2020-06-19T18:19:00Z">
              <w:r>
                <w:rPr>
                  <w:rFonts w:ascii="Times New Roman" w:hAnsi="Times New Roman" w:cs="Times New Roman"/>
                  <w:b/>
                  <w:color w:val="FF0000"/>
                  <w:sz w:val="18"/>
                  <w:szCs w:val="18"/>
                </w:rPr>
                <w:t>router</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eigrp</w:t>
              </w:r>
              <w:proofErr w:type="spellEnd"/>
              <w:r>
                <w:rPr>
                  <w:rFonts w:ascii="Times New Roman" w:hAnsi="Times New Roman" w:cs="Times New Roman"/>
                  <w:b/>
                  <w:color w:val="FF0000"/>
                  <w:sz w:val="18"/>
                  <w:szCs w:val="18"/>
                </w:rPr>
                <w:t xml:space="preserve"> 35</w:t>
              </w:r>
            </w:ins>
          </w:p>
          <w:p w:rsidR="00C70BC1" w:rsidRPr="00AF7DC4" w:rsidRDefault="00BD05C0" w:rsidP="00C70BC1">
            <w:pPr>
              <w:jc w:val="both"/>
              <w:rPr>
                <w:ins w:id="545" w:author="" w:date="2020-06-19T18:19:00Z"/>
                <w:rFonts w:ascii="Times New Roman" w:hAnsi="Times New Roman" w:cs="Times New Roman"/>
                <w:b/>
                <w:color w:val="FF0000"/>
                <w:sz w:val="18"/>
                <w:szCs w:val="18"/>
              </w:rPr>
            </w:pPr>
            <w:proofErr w:type="gramStart"/>
            <w:ins w:id="546" w:author="" w:date="2020-06-19T18:19:00Z">
              <w:r>
                <w:rPr>
                  <w:rFonts w:ascii="Times New Roman" w:hAnsi="Times New Roman" w:cs="Times New Roman"/>
                  <w:b/>
                  <w:color w:val="FF0000"/>
                  <w:sz w:val="18"/>
                  <w:szCs w:val="18"/>
                </w:rPr>
                <w:t>network</w:t>
              </w:r>
              <w:proofErr w:type="gramEnd"/>
              <w:r>
                <w:rPr>
                  <w:rFonts w:ascii="Times New Roman" w:hAnsi="Times New Roman" w:cs="Times New Roman"/>
                  <w:b/>
                  <w:color w:val="FF0000"/>
                  <w:sz w:val="18"/>
                  <w:szCs w:val="18"/>
                </w:rPr>
                <w:t xml:space="preserve"> 212.134.126.0</w:t>
              </w:r>
              <w:r w:rsidR="00C70BC1">
                <w:rPr>
                  <w:rFonts w:ascii="Times New Roman" w:hAnsi="Times New Roman" w:cs="Times New Roman"/>
                  <w:b/>
                  <w:color w:val="FF0000"/>
                  <w:sz w:val="18"/>
                  <w:szCs w:val="18"/>
                </w:rPr>
                <w:t xml:space="preserve"> 0.0.0.</w:t>
              </w:r>
              <w:r>
                <w:rPr>
                  <w:rFonts w:ascii="Times New Roman" w:hAnsi="Times New Roman" w:cs="Times New Roman"/>
                  <w:b/>
                  <w:color w:val="FF0000"/>
                  <w:sz w:val="18"/>
                  <w:szCs w:val="18"/>
                </w:rPr>
                <w:t>127</w:t>
              </w:r>
            </w:ins>
          </w:p>
          <w:p w:rsidR="00C70BC1" w:rsidRDefault="00C70BC1" w:rsidP="00C70BC1">
            <w:pPr>
              <w:jc w:val="both"/>
              <w:rPr>
                <w:ins w:id="547" w:author="" w:date="2020-06-19T18:30:00Z"/>
                <w:rFonts w:ascii="Times New Roman" w:hAnsi="Times New Roman" w:cs="Times New Roman"/>
                <w:b/>
                <w:color w:val="FF0000"/>
                <w:sz w:val="18"/>
                <w:szCs w:val="18"/>
              </w:rPr>
            </w:pPr>
            <w:proofErr w:type="gramStart"/>
            <w:ins w:id="548" w:author="" w:date="2020-06-19T18:19:00Z">
              <w:r>
                <w:rPr>
                  <w:rFonts w:ascii="Times New Roman" w:hAnsi="Times New Roman" w:cs="Times New Roman"/>
                  <w:b/>
                  <w:color w:val="FF0000"/>
                  <w:sz w:val="18"/>
                  <w:szCs w:val="18"/>
                </w:rPr>
                <w:t>network</w:t>
              </w:r>
              <w:proofErr w:type="gramEnd"/>
              <w:r>
                <w:rPr>
                  <w:rFonts w:ascii="Times New Roman" w:hAnsi="Times New Roman" w:cs="Times New Roman"/>
                  <w:b/>
                  <w:color w:val="FF0000"/>
                  <w:sz w:val="18"/>
                  <w:szCs w:val="18"/>
                </w:rPr>
                <w:t xml:space="preserve"> 212.134.126.232 0.0.0.0.3</w:t>
              </w:r>
            </w:ins>
          </w:p>
          <w:p w:rsidR="00E4518F" w:rsidRPr="00AF7DC4" w:rsidRDefault="00E4518F" w:rsidP="00E4518F">
            <w:pPr>
              <w:jc w:val="both"/>
              <w:rPr>
                <w:ins w:id="549" w:author="" w:date="2020-06-19T18:30:00Z"/>
                <w:rFonts w:ascii="Times New Roman" w:hAnsi="Times New Roman" w:cs="Times New Roman"/>
                <w:b/>
                <w:color w:val="FF0000"/>
                <w:sz w:val="18"/>
                <w:szCs w:val="18"/>
              </w:rPr>
            </w:pPr>
            <w:proofErr w:type="gramStart"/>
            <w:ins w:id="550" w:author="" w:date="2020-06-19T18:30:00Z">
              <w:r>
                <w:rPr>
                  <w:rFonts w:ascii="Times New Roman" w:hAnsi="Times New Roman" w:cs="Times New Roman"/>
                  <w:b/>
                  <w:color w:val="FF0000"/>
                  <w:sz w:val="18"/>
                  <w:szCs w:val="18"/>
                </w:rPr>
                <w:t>network</w:t>
              </w:r>
              <w:proofErr w:type="gramEnd"/>
              <w:r w:rsidR="00BD05C0">
                <w:rPr>
                  <w:rFonts w:ascii="Times New Roman" w:hAnsi="Times New Roman" w:cs="Times New Roman"/>
                  <w:b/>
                  <w:color w:val="FF0000"/>
                  <w:sz w:val="18"/>
                  <w:szCs w:val="18"/>
                </w:rPr>
                <w:t xml:space="preserve"> 212.134.126.236</w:t>
              </w:r>
              <w:r>
                <w:rPr>
                  <w:rFonts w:ascii="Times New Roman" w:hAnsi="Times New Roman" w:cs="Times New Roman"/>
                  <w:b/>
                  <w:color w:val="FF0000"/>
                  <w:sz w:val="18"/>
                  <w:szCs w:val="18"/>
                </w:rPr>
                <w:t xml:space="preserve"> 0.0.0.0.3</w:t>
              </w:r>
            </w:ins>
          </w:p>
          <w:p w:rsidR="00E4518F" w:rsidRPr="00AF7DC4" w:rsidRDefault="00E4518F" w:rsidP="00E4518F">
            <w:pPr>
              <w:jc w:val="both"/>
              <w:rPr>
                <w:ins w:id="551" w:author="" w:date="2020-06-19T18:30:00Z"/>
                <w:rFonts w:ascii="Times New Roman" w:hAnsi="Times New Roman" w:cs="Times New Roman"/>
                <w:b/>
                <w:color w:val="FF0000"/>
                <w:sz w:val="18"/>
                <w:szCs w:val="18"/>
              </w:rPr>
            </w:pPr>
            <w:proofErr w:type="gramStart"/>
            <w:ins w:id="552" w:author="" w:date="2020-06-19T18:30:00Z">
              <w:r>
                <w:rPr>
                  <w:rFonts w:ascii="Times New Roman" w:hAnsi="Times New Roman" w:cs="Times New Roman"/>
                  <w:b/>
                  <w:color w:val="FF0000"/>
                  <w:sz w:val="18"/>
                  <w:szCs w:val="18"/>
                </w:rPr>
                <w:t>network</w:t>
              </w:r>
              <w:proofErr w:type="gramEnd"/>
              <w:r w:rsidR="00BD05C0">
                <w:rPr>
                  <w:rFonts w:ascii="Times New Roman" w:hAnsi="Times New Roman" w:cs="Times New Roman"/>
                  <w:b/>
                  <w:color w:val="FF0000"/>
                  <w:sz w:val="18"/>
                  <w:szCs w:val="18"/>
                </w:rPr>
                <w:t xml:space="preserve"> 212.134.126.240</w:t>
              </w:r>
              <w:r>
                <w:rPr>
                  <w:rFonts w:ascii="Times New Roman" w:hAnsi="Times New Roman" w:cs="Times New Roman"/>
                  <w:b/>
                  <w:color w:val="FF0000"/>
                  <w:sz w:val="18"/>
                  <w:szCs w:val="18"/>
                </w:rPr>
                <w:t xml:space="preserve"> 0.0.0.0.3</w:t>
              </w:r>
            </w:ins>
          </w:p>
          <w:p w:rsidR="00E4518F" w:rsidRPr="00AF7DC4" w:rsidRDefault="00E4518F" w:rsidP="00E4518F">
            <w:pPr>
              <w:jc w:val="both"/>
              <w:rPr>
                <w:ins w:id="553" w:author="" w:date="2020-06-19T18:30:00Z"/>
                <w:rFonts w:ascii="Times New Roman" w:hAnsi="Times New Roman" w:cs="Times New Roman"/>
                <w:b/>
                <w:color w:val="FF0000"/>
                <w:sz w:val="18"/>
                <w:szCs w:val="18"/>
              </w:rPr>
            </w:pPr>
            <w:proofErr w:type="gramStart"/>
            <w:ins w:id="554" w:author="" w:date="2020-06-19T18:30:00Z">
              <w:r>
                <w:rPr>
                  <w:rFonts w:ascii="Times New Roman" w:hAnsi="Times New Roman" w:cs="Times New Roman"/>
                  <w:b/>
                  <w:color w:val="FF0000"/>
                  <w:sz w:val="18"/>
                  <w:szCs w:val="18"/>
                </w:rPr>
                <w:t>network</w:t>
              </w:r>
              <w:proofErr w:type="gramEnd"/>
              <w:r w:rsidR="00BD05C0">
                <w:rPr>
                  <w:rFonts w:ascii="Times New Roman" w:hAnsi="Times New Roman" w:cs="Times New Roman"/>
                  <w:b/>
                  <w:color w:val="FF0000"/>
                  <w:sz w:val="18"/>
                  <w:szCs w:val="18"/>
                </w:rPr>
                <w:t xml:space="preserve"> 212.134.126.192</w:t>
              </w:r>
              <w:r>
                <w:rPr>
                  <w:rFonts w:ascii="Times New Roman" w:hAnsi="Times New Roman" w:cs="Times New Roman"/>
                  <w:b/>
                  <w:color w:val="FF0000"/>
                  <w:sz w:val="18"/>
                  <w:szCs w:val="18"/>
                </w:rPr>
                <w:t xml:space="preserve"> 0.</w:t>
              </w:r>
              <w:r w:rsidR="00BD05C0">
                <w:rPr>
                  <w:rFonts w:ascii="Times New Roman" w:hAnsi="Times New Roman" w:cs="Times New Roman"/>
                  <w:b/>
                  <w:color w:val="FF0000"/>
                  <w:sz w:val="18"/>
                  <w:szCs w:val="18"/>
                </w:rPr>
                <w:t>0.0.0.15</w:t>
              </w:r>
            </w:ins>
          </w:p>
          <w:p w:rsidR="00C70BC1" w:rsidRDefault="00C70BC1" w:rsidP="00C70BC1">
            <w:pPr>
              <w:jc w:val="both"/>
              <w:rPr>
                <w:ins w:id="555" w:author="" w:date="2020-06-19T18:19:00Z"/>
                <w:rFonts w:ascii="Times New Roman" w:hAnsi="Times New Roman" w:cs="Times New Roman"/>
                <w:b/>
                <w:color w:val="FF0000"/>
                <w:sz w:val="18"/>
                <w:szCs w:val="18"/>
              </w:rPr>
            </w:pPr>
            <w:proofErr w:type="spellStart"/>
            <w:ins w:id="556" w:author="" w:date="2020-06-19T18:19:00Z">
              <w:r>
                <w:rPr>
                  <w:rFonts w:ascii="Times New Roman" w:hAnsi="Times New Roman" w:cs="Times New Roman"/>
                  <w:b/>
                  <w:color w:val="FF0000"/>
                  <w:sz w:val="18"/>
                  <w:szCs w:val="18"/>
                </w:rPr>
                <w:t>exit</w:t>
              </w:r>
              <w:proofErr w:type="spellEnd"/>
            </w:ins>
          </w:p>
          <w:p w:rsidR="00C70BC1" w:rsidRDefault="00C70BC1" w:rsidP="00C70BC1">
            <w:pPr>
              <w:jc w:val="both"/>
              <w:rPr>
                <w:ins w:id="557" w:author="" w:date="2020-06-19T18:19:00Z"/>
                <w:rFonts w:ascii="Times New Roman" w:hAnsi="Times New Roman" w:cs="Times New Roman"/>
                <w:b/>
                <w:color w:val="FF0000"/>
                <w:sz w:val="18"/>
                <w:szCs w:val="18"/>
              </w:rPr>
            </w:pPr>
            <w:proofErr w:type="spellStart"/>
            <w:ins w:id="558" w:author="" w:date="2020-06-19T18:19:00Z">
              <w:r>
                <w:rPr>
                  <w:rFonts w:ascii="Times New Roman" w:hAnsi="Times New Roman" w:cs="Times New Roman"/>
                  <w:b/>
                  <w:color w:val="FF0000"/>
                  <w:sz w:val="18"/>
                  <w:szCs w:val="18"/>
                </w:rPr>
                <w:t>wr</w:t>
              </w:r>
              <w:proofErr w:type="spellEnd"/>
            </w:ins>
          </w:p>
          <w:p w:rsidR="00C70BC1" w:rsidRDefault="00C70BC1" w:rsidP="00C70BC1">
            <w:pPr>
              <w:jc w:val="both"/>
              <w:rPr>
                <w:ins w:id="559" w:author="" w:date="2020-06-19T18:19:00Z"/>
                <w:rFonts w:ascii="Times New Roman" w:hAnsi="Times New Roman" w:cs="Times New Roman"/>
                <w:b/>
                <w:color w:val="FF0000"/>
                <w:sz w:val="18"/>
                <w:szCs w:val="18"/>
              </w:rPr>
            </w:pPr>
            <w:proofErr w:type="spellStart"/>
            <w:ins w:id="560" w:author="" w:date="2020-06-19T18:19:00Z">
              <w:r>
                <w:rPr>
                  <w:rFonts w:ascii="Times New Roman" w:hAnsi="Times New Roman" w:cs="Times New Roman"/>
                  <w:b/>
                  <w:color w:val="FF0000"/>
                  <w:sz w:val="18"/>
                  <w:szCs w:val="18"/>
                </w:rPr>
                <w:t>end</w:t>
              </w:r>
              <w:proofErr w:type="spellEnd"/>
            </w:ins>
          </w:p>
          <w:p w:rsidR="00B97F12" w:rsidRPr="00AF7DC4" w:rsidDel="00681CC7" w:rsidRDefault="00B97F12" w:rsidP="00B97F12">
            <w:pPr>
              <w:jc w:val="both"/>
              <w:rPr>
                <w:del w:id="561" w:author="" w:date="2020-06-19T18:26:00Z"/>
                <w:rFonts w:ascii="Times New Roman" w:hAnsi="Times New Roman" w:cs="Times New Roman"/>
                <w:b/>
                <w:color w:val="FF0000"/>
                <w:sz w:val="18"/>
                <w:szCs w:val="18"/>
              </w:rPr>
            </w:pPr>
          </w:p>
          <w:p w:rsidR="00B97F12" w:rsidRPr="00AF7DC4" w:rsidRDefault="00B97F12" w:rsidP="00B97F12">
            <w:pPr>
              <w:jc w:val="both"/>
              <w:rPr>
                <w:rFonts w:ascii="Times New Roman" w:hAnsi="Times New Roman" w:cs="Times New Roman"/>
                <w:b/>
                <w:color w:val="FF0000"/>
                <w:sz w:val="18"/>
                <w:szCs w:val="18"/>
              </w:rPr>
            </w:pPr>
          </w:p>
          <w:p w:rsidR="00B97F12" w:rsidRPr="00AF7DC4" w:rsidRDefault="00B97F12" w:rsidP="00B97F12">
            <w:pPr>
              <w:jc w:val="both"/>
              <w:rPr>
                <w:rFonts w:ascii="Times New Roman" w:hAnsi="Times New Roman" w:cs="Times New Roman"/>
                <w:b/>
                <w:color w:val="FF0000"/>
                <w:sz w:val="18"/>
                <w:szCs w:val="18"/>
              </w:rPr>
            </w:pPr>
          </w:p>
          <w:p w:rsidR="00B97F12" w:rsidRPr="00AF7DC4" w:rsidRDefault="00B97F12" w:rsidP="00B97F12">
            <w:pPr>
              <w:jc w:val="both"/>
              <w:rPr>
                <w:rFonts w:ascii="Times New Roman" w:hAnsi="Times New Roman" w:cs="Times New Roman"/>
                <w:b/>
                <w:color w:val="FF0000"/>
                <w:sz w:val="18"/>
                <w:szCs w:val="18"/>
              </w:rPr>
            </w:pPr>
          </w:p>
          <w:p w:rsidR="00B97F12" w:rsidRPr="00AF7DC4" w:rsidRDefault="00B97F12" w:rsidP="00B97F12">
            <w:pPr>
              <w:jc w:val="both"/>
              <w:rPr>
                <w:rFonts w:ascii="Times New Roman" w:hAnsi="Times New Roman" w:cs="Times New Roman"/>
                <w:b/>
                <w:color w:val="FF0000"/>
                <w:sz w:val="18"/>
                <w:szCs w:val="18"/>
              </w:rPr>
            </w:pPr>
          </w:p>
          <w:p w:rsidR="00B97F12" w:rsidRPr="00AF7DC4" w:rsidRDefault="00B97F12" w:rsidP="00B97F12">
            <w:pPr>
              <w:jc w:val="both"/>
              <w:rPr>
                <w:rFonts w:ascii="Times New Roman" w:hAnsi="Times New Roman" w:cs="Times New Roman"/>
                <w:b/>
                <w:color w:val="FF0000"/>
                <w:sz w:val="18"/>
                <w:szCs w:val="18"/>
              </w:rPr>
            </w:pPr>
          </w:p>
          <w:p w:rsidR="00B97F12" w:rsidRPr="000E75EB" w:rsidRDefault="00B97F12" w:rsidP="001305AA">
            <w:pPr>
              <w:jc w:val="both"/>
              <w:rPr>
                <w:rFonts w:ascii="Times New Roman" w:hAnsi="Times New Roman" w:cs="Times New Roman"/>
                <w:b/>
                <w:sz w:val="18"/>
                <w:szCs w:val="18"/>
              </w:rPr>
            </w:pPr>
          </w:p>
        </w:tc>
        <w:tc>
          <w:tcPr>
            <w:tcW w:w="5358" w:type="dxa"/>
          </w:tcPr>
          <w:p w:rsidR="00B97F12" w:rsidRPr="00AF7DC4" w:rsidRDefault="00B97F12" w:rsidP="00B97F12">
            <w:pPr>
              <w:jc w:val="both"/>
              <w:rPr>
                <w:rFonts w:ascii="Times New Roman" w:hAnsi="Times New Roman" w:cs="Times New Roman"/>
                <w:b/>
                <w:color w:val="FF0000"/>
                <w:sz w:val="18"/>
                <w:szCs w:val="18"/>
              </w:rPr>
            </w:pPr>
            <w:r w:rsidRPr="000E75EB">
              <w:rPr>
                <w:rFonts w:ascii="Times New Roman" w:hAnsi="Times New Roman" w:cs="Times New Roman"/>
                <w:b/>
                <w:sz w:val="18"/>
                <w:szCs w:val="18"/>
              </w:rPr>
              <w:lastRenderedPageBreak/>
              <w:t>Afyon (</w:t>
            </w:r>
            <w:proofErr w:type="spellStart"/>
            <w:r w:rsidRPr="000E75EB">
              <w:rPr>
                <w:rFonts w:ascii="Times New Roman" w:hAnsi="Times New Roman" w:cs="Times New Roman"/>
                <w:b/>
                <w:sz w:val="18"/>
                <w:szCs w:val="18"/>
              </w:rPr>
              <w:t>config</w:t>
            </w:r>
            <w:proofErr w:type="spellEnd"/>
            <w:r w:rsidRPr="000E75EB">
              <w:rPr>
                <w:rFonts w:ascii="Times New Roman" w:hAnsi="Times New Roman" w:cs="Times New Roman"/>
                <w:b/>
                <w:sz w:val="18"/>
                <w:szCs w:val="18"/>
              </w:rPr>
              <w:t>)#</w:t>
            </w:r>
          </w:p>
          <w:p w:rsidR="007D6F4A" w:rsidRDefault="007D6F4A" w:rsidP="001305AA">
            <w:pPr>
              <w:jc w:val="both"/>
              <w:rPr>
                <w:ins w:id="562" w:author="" w:date="2020-06-19T23:35:00Z"/>
                <w:rFonts w:ascii="Times New Roman" w:hAnsi="Times New Roman" w:cs="Times New Roman"/>
                <w:b/>
                <w:color w:val="FF0000"/>
                <w:sz w:val="18"/>
                <w:szCs w:val="18"/>
              </w:rPr>
            </w:pPr>
          </w:p>
          <w:p w:rsidR="00B97F12" w:rsidRDefault="0091571A" w:rsidP="001305AA">
            <w:pPr>
              <w:jc w:val="both"/>
              <w:rPr>
                <w:ins w:id="563" w:author="" w:date="2020-06-19T18:03:00Z"/>
                <w:rFonts w:ascii="Times New Roman" w:hAnsi="Times New Roman" w:cs="Times New Roman"/>
                <w:b/>
                <w:color w:val="FF0000"/>
                <w:sz w:val="18"/>
                <w:szCs w:val="18"/>
              </w:rPr>
            </w:pPr>
            <w:proofErr w:type="spellStart"/>
            <w:ins w:id="564" w:author="" w:date="2020-06-19T18:03: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FastEthernet</w:t>
              </w:r>
              <w:proofErr w:type="spellEnd"/>
              <w:r>
                <w:rPr>
                  <w:rFonts w:ascii="Times New Roman" w:hAnsi="Times New Roman" w:cs="Times New Roman"/>
                  <w:b/>
                  <w:color w:val="FF0000"/>
                  <w:sz w:val="18"/>
                  <w:szCs w:val="18"/>
                </w:rPr>
                <w:t xml:space="preserve"> 0/0</w:t>
              </w:r>
            </w:ins>
          </w:p>
          <w:p w:rsidR="0091571A" w:rsidRDefault="0091571A" w:rsidP="001305AA">
            <w:pPr>
              <w:jc w:val="both"/>
              <w:rPr>
                <w:ins w:id="565" w:author="" w:date="2020-06-19T18:03:00Z"/>
                <w:rFonts w:ascii="Times New Roman" w:hAnsi="Times New Roman" w:cs="Times New Roman"/>
                <w:b/>
                <w:color w:val="FF0000"/>
                <w:sz w:val="18"/>
                <w:szCs w:val="18"/>
              </w:rPr>
            </w:pPr>
            <w:proofErr w:type="gramStart"/>
            <w:ins w:id="566" w:author="" w:date="2020-06-19T18:03: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212.134.126.129 255.255.255.192</w:t>
              </w:r>
            </w:ins>
          </w:p>
          <w:p w:rsidR="0091571A" w:rsidRDefault="0091571A" w:rsidP="001305AA">
            <w:pPr>
              <w:jc w:val="both"/>
              <w:rPr>
                <w:ins w:id="567" w:author="" w:date="2020-06-19T18:03:00Z"/>
                <w:rFonts w:ascii="Times New Roman" w:hAnsi="Times New Roman" w:cs="Times New Roman"/>
                <w:b/>
                <w:color w:val="FF0000"/>
                <w:sz w:val="18"/>
                <w:szCs w:val="18"/>
              </w:rPr>
            </w:pPr>
            <w:proofErr w:type="spellStart"/>
            <w:proofErr w:type="gramStart"/>
            <w:ins w:id="568" w:author="" w:date="2020-06-19T18:03: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91571A" w:rsidRDefault="0091571A" w:rsidP="001305AA">
            <w:pPr>
              <w:jc w:val="both"/>
              <w:rPr>
                <w:ins w:id="569" w:author="" w:date="2020-06-19T18:03:00Z"/>
                <w:rFonts w:ascii="Times New Roman" w:hAnsi="Times New Roman" w:cs="Times New Roman"/>
                <w:b/>
                <w:color w:val="FF0000"/>
                <w:sz w:val="18"/>
                <w:szCs w:val="18"/>
              </w:rPr>
            </w:pPr>
            <w:proofErr w:type="spellStart"/>
            <w:ins w:id="570" w:author="" w:date="2020-06-19T18:03:00Z">
              <w:r>
                <w:rPr>
                  <w:rFonts w:ascii="Times New Roman" w:hAnsi="Times New Roman" w:cs="Times New Roman"/>
                  <w:b/>
                  <w:color w:val="FF0000"/>
                  <w:sz w:val="18"/>
                  <w:szCs w:val="18"/>
                </w:rPr>
                <w:t>exit</w:t>
              </w:r>
              <w:proofErr w:type="spellEnd"/>
            </w:ins>
          </w:p>
          <w:p w:rsidR="0091571A" w:rsidRDefault="0091571A" w:rsidP="001305AA">
            <w:pPr>
              <w:jc w:val="both"/>
              <w:rPr>
                <w:ins w:id="571" w:author="" w:date="2020-06-19T18:22:00Z"/>
                <w:rFonts w:ascii="Times New Roman" w:hAnsi="Times New Roman" w:cs="Times New Roman"/>
                <w:b/>
                <w:color w:val="FF0000"/>
                <w:sz w:val="18"/>
                <w:szCs w:val="18"/>
              </w:rPr>
            </w:pPr>
          </w:p>
          <w:p w:rsidR="0091571A" w:rsidRDefault="0091571A" w:rsidP="001305AA">
            <w:pPr>
              <w:jc w:val="both"/>
              <w:rPr>
                <w:ins w:id="572" w:author="" w:date="2020-06-19T18:03:00Z"/>
                <w:rFonts w:ascii="Times New Roman" w:hAnsi="Times New Roman" w:cs="Times New Roman"/>
                <w:b/>
                <w:color w:val="FF0000"/>
                <w:sz w:val="18"/>
                <w:szCs w:val="18"/>
              </w:rPr>
            </w:pPr>
            <w:proofErr w:type="spellStart"/>
            <w:ins w:id="573" w:author="" w:date="2020-06-19T18:03: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0/0/0</w:t>
              </w:r>
            </w:ins>
          </w:p>
          <w:p w:rsidR="0091571A" w:rsidRDefault="0091571A" w:rsidP="001305AA">
            <w:pPr>
              <w:jc w:val="both"/>
              <w:rPr>
                <w:ins w:id="574" w:author="" w:date="2020-06-19T18:03:00Z"/>
                <w:rFonts w:ascii="Times New Roman" w:hAnsi="Times New Roman" w:cs="Times New Roman"/>
                <w:b/>
                <w:color w:val="FF0000"/>
                <w:sz w:val="18"/>
                <w:szCs w:val="18"/>
              </w:rPr>
            </w:pPr>
            <w:proofErr w:type="gramStart"/>
            <w:ins w:id="575" w:author="" w:date="2020-06-19T18:03: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212.134.126.233 255.255.255.252</w:t>
              </w:r>
            </w:ins>
          </w:p>
          <w:p w:rsidR="0091571A" w:rsidRDefault="0091571A" w:rsidP="001305AA">
            <w:pPr>
              <w:jc w:val="both"/>
              <w:rPr>
                <w:ins w:id="576" w:author="" w:date="2020-06-19T18:04:00Z"/>
                <w:rFonts w:ascii="Times New Roman" w:hAnsi="Times New Roman" w:cs="Times New Roman"/>
                <w:b/>
                <w:color w:val="FF0000"/>
                <w:sz w:val="18"/>
                <w:szCs w:val="18"/>
              </w:rPr>
            </w:pPr>
            <w:proofErr w:type="spellStart"/>
            <w:proofErr w:type="gramStart"/>
            <w:ins w:id="577" w:author="" w:date="2020-06-19T18:04: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91571A" w:rsidRDefault="00CA3F1C" w:rsidP="001305AA">
            <w:pPr>
              <w:jc w:val="both"/>
              <w:rPr>
                <w:ins w:id="578" w:author="" w:date="2020-06-19T18:04:00Z"/>
                <w:rFonts w:ascii="Times New Roman" w:hAnsi="Times New Roman" w:cs="Times New Roman"/>
                <w:b/>
                <w:color w:val="FF0000"/>
                <w:sz w:val="18"/>
                <w:szCs w:val="18"/>
              </w:rPr>
            </w:pPr>
            <w:proofErr w:type="spellStart"/>
            <w:ins w:id="579" w:author="" w:date="2020-06-19T18:04:00Z">
              <w:r>
                <w:rPr>
                  <w:rFonts w:ascii="Times New Roman" w:hAnsi="Times New Roman" w:cs="Times New Roman"/>
                  <w:b/>
                  <w:color w:val="FF0000"/>
                  <w:sz w:val="18"/>
                  <w:szCs w:val="18"/>
                </w:rPr>
                <w:t>exit</w:t>
              </w:r>
              <w:proofErr w:type="spellEnd"/>
            </w:ins>
          </w:p>
          <w:p w:rsidR="0091571A" w:rsidRDefault="0091571A" w:rsidP="001305AA">
            <w:pPr>
              <w:jc w:val="both"/>
              <w:rPr>
                <w:ins w:id="580" w:author="" w:date="2020-06-19T18:04:00Z"/>
                <w:rFonts w:ascii="Times New Roman" w:hAnsi="Times New Roman" w:cs="Times New Roman"/>
                <w:b/>
                <w:color w:val="FF0000"/>
                <w:sz w:val="18"/>
                <w:szCs w:val="18"/>
              </w:rPr>
            </w:pPr>
          </w:p>
          <w:p w:rsidR="0091571A" w:rsidRDefault="0091571A" w:rsidP="001305AA">
            <w:pPr>
              <w:jc w:val="both"/>
              <w:rPr>
                <w:ins w:id="581" w:author="" w:date="2020-06-19T18:04:00Z"/>
                <w:rFonts w:ascii="Times New Roman" w:hAnsi="Times New Roman" w:cs="Times New Roman"/>
                <w:b/>
                <w:color w:val="FF0000"/>
                <w:sz w:val="18"/>
                <w:szCs w:val="18"/>
              </w:rPr>
            </w:pPr>
            <w:proofErr w:type="spellStart"/>
            <w:ins w:id="582" w:author="" w:date="2020-06-19T18:04: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0/0/0</w:t>
              </w:r>
            </w:ins>
          </w:p>
          <w:p w:rsidR="0091571A" w:rsidRPr="00AF7DC4" w:rsidRDefault="0091571A" w:rsidP="001305AA">
            <w:pPr>
              <w:jc w:val="both"/>
              <w:rPr>
                <w:rFonts w:ascii="Times New Roman" w:hAnsi="Times New Roman" w:cs="Times New Roman"/>
                <w:b/>
                <w:color w:val="FF0000"/>
                <w:sz w:val="18"/>
                <w:szCs w:val="18"/>
              </w:rPr>
            </w:pPr>
            <w:proofErr w:type="spellStart"/>
            <w:ins w:id="583" w:author="" w:date="2020-06-19T18:04:00Z">
              <w:r>
                <w:rPr>
                  <w:rFonts w:ascii="Times New Roman" w:hAnsi="Times New Roman" w:cs="Times New Roman"/>
                  <w:b/>
                  <w:color w:val="FF0000"/>
                  <w:sz w:val="18"/>
                  <w:szCs w:val="18"/>
                </w:rPr>
                <w:t>clock</w:t>
              </w:r>
              <w:proofErr w:type="spellEnd"/>
              <w:r>
                <w:rPr>
                  <w:rFonts w:ascii="Times New Roman" w:hAnsi="Times New Roman" w:cs="Times New Roman"/>
                  <w:b/>
                  <w:color w:val="FF0000"/>
                  <w:sz w:val="18"/>
                  <w:szCs w:val="18"/>
                </w:rPr>
                <w:t xml:space="preserve"> rate 2000000</w:t>
              </w:r>
            </w:ins>
          </w:p>
          <w:p w:rsidR="00B97F12" w:rsidRPr="00AF7DC4" w:rsidRDefault="0091571A" w:rsidP="001305AA">
            <w:pPr>
              <w:jc w:val="both"/>
              <w:rPr>
                <w:rFonts w:ascii="Times New Roman" w:hAnsi="Times New Roman" w:cs="Times New Roman"/>
                <w:b/>
                <w:color w:val="FF0000"/>
                <w:sz w:val="18"/>
                <w:szCs w:val="18"/>
              </w:rPr>
            </w:pPr>
            <w:proofErr w:type="spellStart"/>
            <w:ins w:id="584" w:author="" w:date="2020-06-19T18:04:00Z">
              <w:r>
                <w:rPr>
                  <w:rFonts w:ascii="Times New Roman" w:hAnsi="Times New Roman" w:cs="Times New Roman"/>
                  <w:b/>
                  <w:color w:val="FF0000"/>
                  <w:sz w:val="18"/>
                  <w:szCs w:val="18"/>
                </w:rPr>
                <w:t>bandwith</w:t>
              </w:r>
              <w:proofErr w:type="spellEnd"/>
              <w:r>
                <w:rPr>
                  <w:rFonts w:ascii="Times New Roman" w:hAnsi="Times New Roman" w:cs="Times New Roman"/>
                  <w:b/>
                  <w:color w:val="FF0000"/>
                  <w:sz w:val="18"/>
                  <w:szCs w:val="18"/>
                </w:rPr>
                <w:t xml:space="preserve"> 4000</w:t>
              </w:r>
            </w:ins>
          </w:p>
          <w:p w:rsidR="00B97F12" w:rsidRDefault="0091571A" w:rsidP="001305AA">
            <w:pPr>
              <w:jc w:val="both"/>
              <w:rPr>
                <w:ins w:id="585" w:author="" w:date="2020-06-19T18:04:00Z"/>
                <w:rFonts w:ascii="Times New Roman" w:hAnsi="Times New Roman" w:cs="Times New Roman"/>
                <w:b/>
                <w:color w:val="FF0000"/>
                <w:sz w:val="18"/>
                <w:szCs w:val="18"/>
              </w:rPr>
            </w:pPr>
            <w:proofErr w:type="spellStart"/>
            <w:ins w:id="586" w:author="" w:date="2020-06-19T18:04:00Z">
              <w:r>
                <w:rPr>
                  <w:rFonts w:ascii="Times New Roman" w:hAnsi="Times New Roman" w:cs="Times New Roman"/>
                  <w:b/>
                  <w:color w:val="FF0000"/>
                  <w:sz w:val="18"/>
                  <w:szCs w:val="18"/>
                </w:rPr>
                <w:t>exit</w:t>
              </w:r>
              <w:proofErr w:type="spellEnd"/>
            </w:ins>
          </w:p>
          <w:p w:rsidR="0091571A" w:rsidRDefault="0091571A" w:rsidP="001305AA">
            <w:pPr>
              <w:jc w:val="both"/>
              <w:rPr>
                <w:ins w:id="587" w:author="" w:date="2020-06-19T18:23:00Z"/>
                <w:rFonts w:ascii="Times New Roman" w:hAnsi="Times New Roman" w:cs="Times New Roman"/>
                <w:b/>
                <w:color w:val="FF0000"/>
                <w:sz w:val="18"/>
                <w:szCs w:val="18"/>
              </w:rPr>
            </w:pPr>
          </w:p>
          <w:p w:rsidR="0091571A" w:rsidRDefault="0091571A" w:rsidP="001305AA">
            <w:pPr>
              <w:jc w:val="both"/>
              <w:rPr>
                <w:ins w:id="588" w:author="" w:date="2020-06-19T18:05:00Z"/>
                <w:rFonts w:ascii="Times New Roman" w:hAnsi="Times New Roman" w:cs="Times New Roman"/>
                <w:b/>
                <w:color w:val="FF0000"/>
                <w:sz w:val="18"/>
                <w:szCs w:val="18"/>
              </w:rPr>
            </w:pPr>
            <w:proofErr w:type="spellStart"/>
            <w:ins w:id="589" w:author="" w:date="2020-06-19T18:05:00Z">
              <w:r>
                <w:rPr>
                  <w:rFonts w:ascii="Times New Roman" w:hAnsi="Times New Roman" w:cs="Times New Roman"/>
                  <w:b/>
                  <w:color w:val="FF0000"/>
                  <w:sz w:val="18"/>
                  <w:szCs w:val="18"/>
                </w:rPr>
                <w:t>router</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eigrp</w:t>
              </w:r>
              <w:proofErr w:type="spellEnd"/>
              <w:r>
                <w:rPr>
                  <w:rFonts w:ascii="Times New Roman" w:hAnsi="Times New Roman" w:cs="Times New Roman"/>
                  <w:b/>
                  <w:color w:val="FF0000"/>
                  <w:sz w:val="18"/>
                  <w:szCs w:val="18"/>
                </w:rPr>
                <w:t xml:space="preserve"> 35</w:t>
              </w:r>
            </w:ins>
          </w:p>
          <w:p w:rsidR="0091571A" w:rsidRPr="00AF7DC4" w:rsidRDefault="0091571A" w:rsidP="001305AA">
            <w:pPr>
              <w:jc w:val="both"/>
              <w:rPr>
                <w:rFonts w:ascii="Times New Roman" w:hAnsi="Times New Roman" w:cs="Times New Roman"/>
                <w:b/>
                <w:color w:val="FF0000"/>
                <w:sz w:val="18"/>
                <w:szCs w:val="18"/>
              </w:rPr>
            </w:pPr>
            <w:proofErr w:type="gramStart"/>
            <w:ins w:id="590" w:author="" w:date="2020-06-19T18:05:00Z">
              <w:r>
                <w:rPr>
                  <w:rFonts w:ascii="Times New Roman" w:hAnsi="Times New Roman" w:cs="Times New Roman"/>
                  <w:b/>
                  <w:color w:val="FF0000"/>
                  <w:sz w:val="18"/>
                  <w:szCs w:val="18"/>
                </w:rPr>
                <w:t>network</w:t>
              </w:r>
              <w:proofErr w:type="gramEnd"/>
              <w:r>
                <w:rPr>
                  <w:rFonts w:ascii="Times New Roman" w:hAnsi="Times New Roman" w:cs="Times New Roman"/>
                  <w:b/>
                  <w:color w:val="FF0000"/>
                  <w:sz w:val="18"/>
                  <w:szCs w:val="18"/>
                </w:rPr>
                <w:t xml:space="preserve"> 212.134.126.128 0.0.0.63</w:t>
              </w:r>
            </w:ins>
          </w:p>
          <w:p w:rsidR="00AF7DC4" w:rsidRPr="00AF7DC4" w:rsidRDefault="0091571A" w:rsidP="001305AA">
            <w:pPr>
              <w:jc w:val="both"/>
              <w:rPr>
                <w:rFonts w:ascii="Times New Roman" w:hAnsi="Times New Roman" w:cs="Times New Roman"/>
                <w:b/>
                <w:color w:val="FF0000"/>
                <w:sz w:val="18"/>
                <w:szCs w:val="18"/>
              </w:rPr>
            </w:pPr>
            <w:proofErr w:type="gramStart"/>
            <w:ins w:id="591" w:author="" w:date="2020-06-19T18:05:00Z">
              <w:r>
                <w:rPr>
                  <w:rFonts w:ascii="Times New Roman" w:hAnsi="Times New Roman" w:cs="Times New Roman"/>
                  <w:b/>
                  <w:color w:val="FF0000"/>
                  <w:sz w:val="18"/>
                  <w:szCs w:val="18"/>
                </w:rPr>
                <w:t>network</w:t>
              </w:r>
              <w:proofErr w:type="gramEnd"/>
              <w:r w:rsidR="00701587">
                <w:rPr>
                  <w:rFonts w:ascii="Times New Roman" w:hAnsi="Times New Roman" w:cs="Times New Roman"/>
                  <w:b/>
                  <w:color w:val="FF0000"/>
                  <w:sz w:val="18"/>
                  <w:szCs w:val="18"/>
                </w:rPr>
                <w:t xml:space="preserve"> 212.134.126.232 0.0.0.0.3</w:t>
              </w:r>
            </w:ins>
          </w:p>
          <w:p w:rsidR="00AF7DC4" w:rsidRDefault="00701587" w:rsidP="001305AA">
            <w:pPr>
              <w:jc w:val="both"/>
              <w:rPr>
                <w:ins w:id="592" w:author="" w:date="2020-06-19T18:05:00Z"/>
                <w:rFonts w:ascii="Times New Roman" w:hAnsi="Times New Roman" w:cs="Times New Roman"/>
                <w:b/>
                <w:color w:val="FF0000"/>
                <w:sz w:val="18"/>
                <w:szCs w:val="18"/>
              </w:rPr>
            </w:pPr>
            <w:proofErr w:type="spellStart"/>
            <w:ins w:id="593" w:author="" w:date="2020-06-19T18:05:00Z">
              <w:r>
                <w:rPr>
                  <w:rFonts w:ascii="Times New Roman" w:hAnsi="Times New Roman" w:cs="Times New Roman"/>
                  <w:b/>
                  <w:color w:val="FF0000"/>
                  <w:sz w:val="18"/>
                  <w:szCs w:val="18"/>
                </w:rPr>
                <w:t>exit</w:t>
              </w:r>
              <w:proofErr w:type="spellEnd"/>
            </w:ins>
          </w:p>
          <w:p w:rsidR="00701587" w:rsidRDefault="00701587" w:rsidP="001305AA">
            <w:pPr>
              <w:jc w:val="both"/>
              <w:rPr>
                <w:ins w:id="594" w:author="" w:date="2020-06-19T18:06:00Z"/>
                <w:rFonts w:ascii="Times New Roman" w:hAnsi="Times New Roman" w:cs="Times New Roman"/>
                <w:b/>
                <w:color w:val="FF0000"/>
                <w:sz w:val="18"/>
                <w:szCs w:val="18"/>
              </w:rPr>
            </w:pPr>
            <w:proofErr w:type="spellStart"/>
            <w:ins w:id="595" w:author="" w:date="2020-06-19T18:06:00Z">
              <w:r>
                <w:rPr>
                  <w:rFonts w:ascii="Times New Roman" w:hAnsi="Times New Roman" w:cs="Times New Roman"/>
                  <w:b/>
                  <w:color w:val="FF0000"/>
                  <w:sz w:val="18"/>
                  <w:szCs w:val="18"/>
                </w:rPr>
                <w:t>wr</w:t>
              </w:r>
              <w:proofErr w:type="spellEnd"/>
            </w:ins>
          </w:p>
          <w:p w:rsidR="00701587" w:rsidDel="00002E29" w:rsidRDefault="00002E29" w:rsidP="001305AA">
            <w:pPr>
              <w:jc w:val="both"/>
              <w:rPr>
                <w:del w:id="596" w:author="" w:date="2020-06-19T18:35:00Z"/>
                <w:rFonts w:ascii="Times New Roman" w:hAnsi="Times New Roman" w:cs="Times New Roman"/>
                <w:b/>
                <w:color w:val="FF0000"/>
                <w:sz w:val="18"/>
                <w:szCs w:val="18"/>
              </w:rPr>
            </w:pPr>
            <w:proofErr w:type="spellStart"/>
            <w:ins w:id="597" w:author="" w:date="2020-06-19T18:06:00Z">
              <w:r>
                <w:rPr>
                  <w:rFonts w:ascii="Times New Roman" w:hAnsi="Times New Roman" w:cs="Times New Roman"/>
                  <w:b/>
                  <w:color w:val="FF0000"/>
                  <w:sz w:val="18"/>
                  <w:szCs w:val="18"/>
                </w:rPr>
                <w:t>end</w:t>
              </w:r>
            </w:ins>
            <w:proofErr w:type="spellEnd"/>
          </w:p>
          <w:p w:rsidR="00AF7DC4" w:rsidRPr="00AF7DC4" w:rsidDel="00002E29" w:rsidRDefault="00AF7DC4" w:rsidP="001305AA">
            <w:pPr>
              <w:jc w:val="both"/>
              <w:rPr>
                <w:del w:id="598" w:author="" w:date="2020-06-19T18:35:00Z"/>
                <w:rFonts w:ascii="Times New Roman" w:hAnsi="Times New Roman" w:cs="Times New Roman"/>
                <w:b/>
                <w:color w:val="FF0000"/>
                <w:sz w:val="18"/>
                <w:szCs w:val="18"/>
              </w:rPr>
            </w:pPr>
          </w:p>
          <w:p w:rsidR="00AF7DC4" w:rsidRPr="000E75EB" w:rsidRDefault="00AF7DC4" w:rsidP="001305AA">
            <w:pPr>
              <w:jc w:val="both"/>
              <w:rPr>
                <w:rFonts w:ascii="Times New Roman" w:hAnsi="Times New Roman" w:cs="Times New Roman"/>
                <w:b/>
                <w:sz w:val="18"/>
                <w:szCs w:val="18"/>
              </w:rPr>
            </w:pPr>
          </w:p>
        </w:tc>
      </w:tr>
      <w:tr w:rsidR="00B97F12" w:rsidRPr="000E75EB" w:rsidTr="00E1507B">
        <w:tblPrEx>
          <w:tblW w:w="10627" w:type="dxa"/>
          <w:tblPrExChange w:id="599" w:author="" w:date="2020-06-19T18:35:00Z">
            <w:tblPrEx>
              <w:tblW w:w="10627" w:type="dxa"/>
            </w:tblPrEx>
          </w:tblPrExChange>
        </w:tblPrEx>
        <w:trPr>
          <w:trHeight w:val="6318"/>
        </w:trPr>
        <w:tc>
          <w:tcPr>
            <w:tcW w:w="5269" w:type="dxa"/>
            <w:tcPrChange w:id="600" w:author="" w:date="2020-06-19T18:35:00Z">
              <w:tcPr>
                <w:tcW w:w="5269" w:type="dxa"/>
              </w:tcPr>
            </w:tcPrChange>
          </w:tcPr>
          <w:p w:rsidR="00B97F12" w:rsidRPr="00AF7DC4" w:rsidRDefault="00B97F12" w:rsidP="00B97F12">
            <w:pPr>
              <w:jc w:val="both"/>
              <w:rPr>
                <w:rFonts w:ascii="Times New Roman" w:hAnsi="Times New Roman" w:cs="Times New Roman"/>
                <w:b/>
                <w:color w:val="FF0000"/>
                <w:sz w:val="18"/>
                <w:szCs w:val="18"/>
              </w:rPr>
            </w:pPr>
            <w:r w:rsidRPr="000E75EB">
              <w:rPr>
                <w:rFonts w:ascii="Times New Roman" w:hAnsi="Times New Roman" w:cs="Times New Roman"/>
                <w:b/>
                <w:sz w:val="18"/>
                <w:szCs w:val="18"/>
              </w:rPr>
              <w:lastRenderedPageBreak/>
              <w:t>Samsun (</w:t>
            </w:r>
            <w:proofErr w:type="spellStart"/>
            <w:r w:rsidRPr="000E75EB">
              <w:rPr>
                <w:rFonts w:ascii="Times New Roman" w:hAnsi="Times New Roman" w:cs="Times New Roman"/>
                <w:b/>
                <w:sz w:val="18"/>
                <w:szCs w:val="18"/>
              </w:rPr>
              <w:t>config</w:t>
            </w:r>
            <w:proofErr w:type="spellEnd"/>
            <w:r w:rsidRPr="000E75EB">
              <w:rPr>
                <w:rFonts w:ascii="Times New Roman" w:hAnsi="Times New Roman" w:cs="Times New Roman"/>
                <w:b/>
                <w:sz w:val="18"/>
                <w:szCs w:val="18"/>
              </w:rPr>
              <w:t xml:space="preserve">)# </w:t>
            </w:r>
          </w:p>
          <w:p w:rsidR="007D6F4A" w:rsidRDefault="007D6F4A" w:rsidP="004F759E">
            <w:pPr>
              <w:jc w:val="both"/>
              <w:rPr>
                <w:ins w:id="601" w:author="" w:date="2020-06-19T23:35:00Z"/>
                <w:rFonts w:ascii="Times New Roman" w:hAnsi="Times New Roman" w:cs="Times New Roman"/>
                <w:b/>
                <w:color w:val="FF0000"/>
                <w:sz w:val="18"/>
                <w:szCs w:val="18"/>
              </w:rPr>
            </w:pPr>
          </w:p>
          <w:p w:rsidR="004F759E" w:rsidRDefault="004F759E" w:rsidP="004F759E">
            <w:pPr>
              <w:jc w:val="both"/>
              <w:rPr>
                <w:ins w:id="602" w:author="" w:date="2020-06-19T18:06:00Z"/>
                <w:rFonts w:ascii="Times New Roman" w:hAnsi="Times New Roman" w:cs="Times New Roman"/>
                <w:b/>
                <w:color w:val="FF0000"/>
                <w:sz w:val="18"/>
                <w:szCs w:val="18"/>
              </w:rPr>
            </w:pPr>
            <w:proofErr w:type="spellStart"/>
            <w:ins w:id="603" w:author="" w:date="2020-06-19T18:06: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FastEthernet</w:t>
              </w:r>
              <w:proofErr w:type="spellEnd"/>
              <w:r>
                <w:rPr>
                  <w:rFonts w:ascii="Times New Roman" w:hAnsi="Times New Roman" w:cs="Times New Roman"/>
                  <w:b/>
                  <w:color w:val="FF0000"/>
                  <w:sz w:val="18"/>
                  <w:szCs w:val="18"/>
                </w:rPr>
                <w:t xml:space="preserve"> 0/0</w:t>
              </w:r>
            </w:ins>
          </w:p>
          <w:p w:rsidR="004F759E" w:rsidRDefault="004F759E" w:rsidP="004F759E">
            <w:pPr>
              <w:jc w:val="both"/>
              <w:rPr>
                <w:ins w:id="604" w:author="" w:date="2020-06-19T18:06:00Z"/>
                <w:rFonts w:ascii="Times New Roman" w:hAnsi="Times New Roman" w:cs="Times New Roman"/>
                <w:b/>
                <w:color w:val="FF0000"/>
                <w:sz w:val="18"/>
                <w:szCs w:val="18"/>
              </w:rPr>
            </w:pPr>
            <w:proofErr w:type="gramStart"/>
            <w:ins w:id="605" w:author="" w:date="2020-06-19T18:06: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w:t>
              </w:r>
            </w:ins>
            <w:ins w:id="606" w:author="" w:date="2020-06-19T18:14:00Z">
              <w:r w:rsidR="00035B26">
                <w:rPr>
                  <w:rFonts w:ascii="Times New Roman" w:hAnsi="Times New Roman" w:cs="Times New Roman"/>
                  <w:b/>
                  <w:color w:val="FF0000"/>
                  <w:sz w:val="18"/>
                  <w:szCs w:val="18"/>
                </w:rPr>
                <w:t>225</w:t>
              </w:r>
            </w:ins>
            <w:ins w:id="607" w:author="" w:date="2020-06-19T18:06:00Z">
              <w:r>
                <w:rPr>
                  <w:rFonts w:ascii="Times New Roman" w:hAnsi="Times New Roman" w:cs="Times New Roman"/>
                  <w:b/>
                  <w:color w:val="FF0000"/>
                  <w:sz w:val="18"/>
                  <w:szCs w:val="18"/>
                </w:rPr>
                <w:t xml:space="preserve"> 255.255.255.</w:t>
              </w:r>
            </w:ins>
            <w:ins w:id="608" w:author="" w:date="2020-06-19T18:15:00Z">
              <w:r w:rsidR="00035B26">
                <w:rPr>
                  <w:rFonts w:ascii="Times New Roman" w:hAnsi="Times New Roman" w:cs="Times New Roman"/>
                  <w:b/>
                  <w:color w:val="FF0000"/>
                  <w:sz w:val="18"/>
                  <w:szCs w:val="18"/>
                </w:rPr>
                <w:t>248</w:t>
              </w:r>
            </w:ins>
          </w:p>
          <w:p w:rsidR="004F759E" w:rsidRDefault="004F759E" w:rsidP="004F759E">
            <w:pPr>
              <w:jc w:val="both"/>
              <w:rPr>
                <w:ins w:id="609" w:author="" w:date="2020-06-19T18:06:00Z"/>
                <w:rFonts w:ascii="Times New Roman" w:hAnsi="Times New Roman" w:cs="Times New Roman"/>
                <w:b/>
                <w:color w:val="FF0000"/>
                <w:sz w:val="18"/>
                <w:szCs w:val="18"/>
              </w:rPr>
            </w:pPr>
            <w:proofErr w:type="spellStart"/>
            <w:proofErr w:type="gramStart"/>
            <w:ins w:id="610" w:author="" w:date="2020-06-19T18:06: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4F759E" w:rsidRDefault="004F759E" w:rsidP="004F759E">
            <w:pPr>
              <w:jc w:val="both"/>
              <w:rPr>
                <w:ins w:id="611" w:author="" w:date="2020-06-19T18:06:00Z"/>
                <w:rFonts w:ascii="Times New Roman" w:hAnsi="Times New Roman" w:cs="Times New Roman"/>
                <w:b/>
                <w:color w:val="FF0000"/>
                <w:sz w:val="18"/>
                <w:szCs w:val="18"/>
              </w:rPr>
            </w:pPr>
            <w:proofErr w:type="spellStart"/>
            <w:ins w:id="612" w:author="" w:date="2020-06-19T18:06:00Z">
              <w:r>
                <w:rPr>
                  <w:rFonts w:ascii="Times New Roman" w:hAnsi="Times New Roman" w:cs="Times New Roman"/>
                  <w:b/>
                  <w:color w:val="FF0000"/>
                  <w:sz w:val="18"/>
                  <w:szCs w:val="18"/>
                </w:rPr>
                <w:t>exit</w:t>
              </w:r>
              <w:proofErr w:type="spellEnd"/>
            </w:ins>
          </w:p>
          <w:p w:rsidR="004F759E" w:rsidRDefault="004F759E" w:rsidP="004F759E">
            <w:pPr>
              <w:jc w:val="both"/>
              <w:rPr>
                <w:ins w:id="613" w:author="" w:date="2020-06-19T18:25:00Z"/>
                <w:rFonts w:ascii="Times New Roman" w:hAnsi="Times New Roman" w:cs="Times New Roman"/>
                <w:b/>
                <w:color w:val="FF0000"/>
                <w:sz w:val="18"/>
                <w:szCs w:val="18"/>
              </w:rPr>
            </w:pPr>
          </w:p>
          <w:p w:rsidR="004F759E" w:rsidRDefault="004F759E" w:rsidP="004F759E">
            <w:pPr>
              <w:jc w:val="both"/>
              <w:rPr>
                <w:ins w:id="614" w:author="" w:date="2020-06-19T18:06:00Z"/>
                <w:rFonts w:ascii="Times New Roman" w:hAnsi="Times New Roman" w:cs="Times New Roman"/>
                <w:b/>
                <w:color w:val="FF0000"/>
                <w:sz w:val="18"/>
                <w:szCs w:val="18"/>
              </w:rPr>
            </w:pPr>
            <w:proofErr w:type="spellStart"/>
            <w:ins w:id="615" w:author="" w:date="2020-06-19T18:06: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0/0/0</w:t>
              </w:r>
            </w:ins>
          </w:p>
          <w:p w:rsidR="004F759E" w:rsidRDefault="00DA4E53" w:rsidP="004F759E">
            <w:pPr>
              <w:jc w:val="both"/>
              <w:rPr>
                <w:ins w:id="616" w:author="" w:date="2020-06-19T18:06:00Z"/>
                <w:rFonts w:ascii="Times New Roman" w:hAnsi="Times New Roman" w:cs="Times New Roman"/>
                <w:b/>
                <w:color w:val="FF0000"/>
                <w:sz w:val="18"/>
                <w:szCs w:val="18"/>
              </w:rPr>
            </w:pPr>
            <w:proofErr w:type="gramStart"/>
            <w:ins w:id="617" w:author="" w:date="2020-06-19T18:06: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212.134.126.238</w:t>
              </w:r>
              <w:r w:rsidR="004F759E">
                <w:rPr>
                  <w:rFonts w:ascii="Times New Roman" w:hAnsi="Times New Roman" w:cs="Times New Roman"/>
                  <w:b/>
                  <w:color w:val="FF0000"/>
                  <w:sz w:val="18"/>
                  <w:szCs w:val="18"/>
                </w:rPr>
                <w:t xml:space="preserve"> 255.255.255.252</w:t>
              </w:r>
            </w:ins>
          </w:p>
          <w:p w:rsidR="004F759E" w:rsidRDefault="004F759E" w:rsidP="004F759E">
            <w:pPr>
              <w:jc w:val="both"/>
              <w:rPr>
                <w:ins w:id="618" w:author="" w:date="2020-06-19T18:06:00Z"/>
                <w:rFonts w:ascii="Times New Roman" w:hAnsi="Times New Roman" w:cs="Times New Roman"/>
                <w:b/>
                <w:color w:val="FF0000"/>
                <w:sz w:val="18"/>
                <w:szCs w:val="18"/>
              </w:rPr>
            </w:pPr>
            <w:proofErr w:type="spellStart"/>
            <w:proofErr w:type="gramStart"/>
            <w:ins w:id="619" w:author="" w:date="2020-06-19T18:06: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4F759E" w:rsidRDefault="00CA3F1C" w:rsidP="004F759E">
            <w:pPr>
              <w:jc w:val="both"/>
              <w:rPr>
                <w:ins w:id="620" w:author="" w:date="2020-06-19T18:06:00Z"/>
                <w:rFonts w:ascii="Times New Roman" w:hAnsi="Times New Roman" w:cs="Times New Roman"/>
                <w:b/>
                <w:color w:val="FF0000"/>
                <w:sz w:val="18"/>
                <w:szCs w:val="18"/>
              </w:rPr>
            </w:pPr>
            <w:proofErr w:type="spellStart"/>
            <w:ins w:id="621" w:author="" w:date="2020-06-19T18:06:00Z">
              <w:r>
                <w:rPr>
                  <w:rFonts w:ascii="Times New Roman" w:hAnsi="Times New Roman" w:cs="Times New Roman"/>
                  <w:b/>
                  <w:color w:val="FF0000"/>
                  <w:sz w:val="18"/>
                  <w:szCs w:val="18"/>
                </w:rPr>
                <w:t>exit</w:t>
              </w:r>
              <w:proofErr w:type="spellEnd"/>
            </w:ins>
          </w:p>
          <w:p w:rsidR="004F759E" w:rsidRDefault="004F759E" w:rsidP="004F759E">
            <w:pPr>
              <w:jc w:val="both"/>
              <w:rPr>
                <w:ins w:id="622" w:author="" w:date="2020-06-19T18:06:00Z"/>
                <w:rFonts w:ascii="Times New Roman" w:hAnsi="Times New Roman" w:cs="Times New Roman"/>
                <w:b/>
                <w:color w:val="FF0000"/>
                <w:sz w:val="18"/>
                <w:szCs w:val="18"/>
              </w:rPr>
            </w:pPr>
          </w:p>
          <w:p w:rsidR="004F759E" w:rsidRDefault="004F759E" w:rsidP="004F759E">
            <w:pPr>
              <w:jc w:val="both"/>
              <w:rPr>
                <w:ins w:id="623" w:author="" w:date="2020-06-19T18:06:00Z"/>
                <w:rFonts w:ascii="Times New Roman" w:hAnsi="Times New Roman" w:cs="Times New Roman"/>
                <w:b/>
                <w:color w:val="FF0000"/>
                <w:sz w:val="18"/>
                <w:szCs w:val="18"/>
              </w:rPr>
            </w:pPr>
            <w:proofErr w:type="spellStart"/>
            <w:ins w:id="624" w:author="" w:date="2020-06-19T18:06: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0/0/0</w:t>
              </w:r>
            </w:ins>
          </w:p>
          <w:p w:rsidR="004F759E" w:rsidRPr="00AF7DC4" w:rsidRDefault="004F759E" w:rsidP="004F759E">
            <w:pPr>
              <w:jc w:val="both"/>
              <w:rPr>
                <w:ins w:id="625" w:author="" w:date="2020-06-19T18:06:00Z"/>
                <w:rFonts w:ascii="Times New Roman" w:hAnsi="Times New Roman" w:cs="Times New Roman"/>
                <w:b/>
                <w:color w:val="FF0000"/>
                <w:sz w:val="18"/>
                <w:szCs w:val="18"/>
              </w:rPr>
            </w:pPr>
            <w:proofErr w:type="spellStart"/>
            <w:ins w:id="626" w:author="" w:date="2020-06-19T18:06:00Z">
              <w:r>
                <w:rPr>
                  <w:rFonts w:ascii="Times New Roman" w:hAnsi="Times New Roman" w:cs="Times New Roman"/>
                  <w:b/>
                  <w:color w:val="FF0000"/>
                  <w:sz w:val="18"/>
                  <w:szCs w:val="18"/>
                </w:rPr>
                <w:t>clock</w:t>
              </w:r>
              <w:proofErr w:type="spellEnd"/>
              <w:r>
                <w:rPr>
                  <w:rFonts w:ascii="Times New Roman" w:hAnsi="Times New Roman" w:cs="Times New Roman"/>
                  <w:b/>
                  <w:color w:val="FF0000"/>
                  <w:sz w:val="18"/>
                  <w:szCs w:val="18"/>
                </w:rPr>
                <w:t xml:space="preserve"> rate 2000000</w:t>
              </w:r>
            </w:ins>
          </w:p>
          <w:p w:rsidR="004F759E" w:rsidRPr="00AF7DC4" w:rsidRDefault="004F759E" w:rsidP="004F759E">
            <w:pPr>
              <w:jc w:val="both"/>
              <w:rPr>
                <w:ins w:id="627" w:author="" w:date="2020-06-19T18:06:00Z"/>
                <w:rFonts w:ascii="Times New Roman" w:hAnsi="Times New Roman" w:cs="Times New Roman"/>
                <w:b/>
                <w:color w:val="FF0000"/>
                <w:sz w:val="18"/>
                <w:szCs w:val="18"/>
              </w:rPr>
            </w:pPr>
            <w:proofErr w:type="spellStart"/>
            <w:ins w:id="628" w:author="" w:date="2020-06-19T18:06:00Z">
              <w:r>
                <w:rPr>
                  <w:rFonts w:ascii="Times New Roman" w:hAnsi="Times New Roman" w:cs="Times New Roman"/>
                  <w:b/>
                  <w:color w:val="FF0000"/>
                  <w:sz w:val="18"/>
                  <w:szCs w:val="18"/>
                </w:rPr>
                <w:t>bandwith</w:t>
              </w:r>
              <w:proofErr w:type="spellEnd"/>
              <w:r>
                <w:rPr>
                  <w:rFonts w:ascii="Times New Roman" w:hAnsi="Times New Roman" w:cs="Times New Roman"/>
                  <w:b/>
                  <w:color w:val="FF0000"/>
                  <w:sz w:val="18"/>
                  <w:szCs w:val="18"/>
                </w:rPr>
                <w:t xml:space="preserve"> 4000</w:t>
              </w:r>
            </w:ins>
          </w:p>
          <w:p w:rsidR="004F759E" w:rsidRDefault="004F759E" w:rsidP="004F759E">
            <w:pPr>
              <w:jc w:val="both"/>
              <w:rPr>
                <w:ins w:id="629" w:author="" w:date="2020-06-19T18:06:00Z"/>
                <w:rFonts w:ascii="Times New Roman" w:hAnsi="Times New Roman" w:cs="Times New Roman"/>
                <w:b/>
                <w:color w:val="FF0000"/>
                <w:sz w:val="18"/>
                <w:szCs w:val="18"/>
              </w:rPr>
            </w:pPr>
            <w:proofErr w:type="spellStart"/>
            <w:ins w:id="630" w:author="" w:date="2020-06-19T18:06:00Z">
              <w:r>
                <w:rPr>
                  <w:rFonts w:ascii="Times New Roman" w:hAnsi="Times New Roman" w:cs="Times New Roman"/>
                  <w:b/>
                  <w:color w:val="FF0000"/>
                  <w:sz w:val="18"/>
                  <w:szCs w:val="18"/>
                </w:rPr>
                <w:t>exit</w:t>
              </w:r>
              <w:proofErr w:type="spellEnd"/>
            </w:ins>
          </w:p>
          <w:p w:rsidR="004F759E" w:rsidRDefault="004F759E" w:rsidP="004F759E">
            <w:pPr>
              <w:jc w:val="both"/>
              <w:rPr>
                <w:ins w:id="631" w:author="" w:date="2020-06-19T18:24:00Z"/>
                <w:rFonts w:ascii="Times New Roman" w:hAnsi="Times New Roman" w:cs="Times New Roman"/>
                <w:b/>
                <w:color w:val="FF0000"/>
                <w:sz w:val="18"/>
                <w:szCs w:val="18"/>
              </w:rPr>
            </w:pPr>
          </w:p>
          <w:p w:rsidR="004F759E" w:rsidRDefault="004F759E" w:rsidP="004F759E">
            <w:pPr>
              <w:jc w:val="both"/>
              <w:rPr>
                <w:ins w:id="632" w:author="" w:date="2020-06-19T18:06:00Z"/>
                <w:rFonts w:ascii="Times New Roman" w:hAnsi="Times New Roman" w:cs="Times New Roman"/>
                <w:b/>
                <w:color w:val="FF0000"/>
                <w:sz w:val="18"/>
                <w:szCs w:val="18"/>
              </w:rPr>
            </w:pPr>
            <w:proofErr w:type="spellStart"/>
            <w:ins w:id="633" w:author="" w:date="2020-06-19T18:06:00Z">
              <w:r>
                <w:rPr>
                  <w:rFonts w:ascii="Times New Roman" w:hAnsi="Times New Roman" w:cs="Times New Roman"/>
                  <w:b/>
                  <w:color w:val="FF0000"/>
                  <w:sz w:val="18"/>
                  <w:szCs w:val="18"/>
                </w:rPr>
                <w:t>router</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eigrp</w:t>
              </w:r>
              <w:proofErr w:type="spellEnd"/>
              <w:r>
                <w:rPr>
                  <w:rFonts w:ascii="Times New Roman" w:hAnsi="Times New Roman" w:cs="Times New Roman"/>
                  <w:b/>
                  <w:color w:val="FF0000"/>
                  <w:sz w:val="18"/>
                  <w:szCs w:val="18"/>
                </w:rPr>
                <w:t xml:space="preserve"> 35</w:t>
              </w:r>
            </w:ins>
          </w:p>
          <w:p w:rsidR="004F759E" w:rsidRPr="00AF7DC4" w:rsidRDefault="0025272C" w:rsidP="004F759E">
            <w:pPr>
              <w:jc w:val="both"/>
              <w:rPr>
                <w:ins w:id="634" w:author="" w:date="2020-06-19T18:06:00Z"/>
                <w:rFonts w:ascii="Times New Roman" w:hAnsi="Times New Roman" w:cs="Times New Roman"/>
                <w:b/>
                <w:color w:val="FF0000"/>
                <w:sz w:val="18"/>
                <w:szCs w:val="18"/>
              </w:rPr>
            </w:pPr>
            <w:proofErr w:type="gramStart"/>
            <w:ins w:id="635" w:author="" w:date="2020-06-19T18:06:00Z">
              <w:r>
                <w:rPr>
                  <w:rFonts w:ascii="Times New Roman" w:hAnsi="Times New Roman" w:cs="Times New Roman"/>
                  <w:b/>
                  <w:color w:val="FF0000"/>
                  <w:sz w:val="18"/>
                  <w:szCs w:val="18"/>
                </w:rPr>
                <w:t>network</w:t>
              </w:r>
              <w:proofErr w:type="gramEnd"/>
              <w:r>
                <w:rPr>
                  <w:rFonts w:ascii="Times New Roman" w:hAnsi="Times New Roman" w:cs="Times New Roman"/>
                  <w:b/>
                  <w:color w:val="FF0000"/>
                  <w:sz w:val="18"/>
                  <w:szCs w:val="18"/>
                </w:rPr>
                <w:t xml:space="preserve"> 212.134.126.2</w:t>
              </w:r>
            </w:ins>
            <w:ins w:id="636" w:author="" w:date="2020-06-19T18:16:00Z">
              <w:r>
                <w:rPr>
                  <w:rFonts w:ascii="Times New Roman" w:hAnsi="Times New Roman" w:cs="Times New Roman"/>
                  <w:b/>
                  <w:color w:val="FF0000"/>
                  <w:sz w:val="18"/>
                  <w:szCs w:val="18"/>
                </w:rPr>
                <w:t>2</w:t>
              </w:r>
            </w:ins>
            <w:ins w:id="637" w:author="" w:date="2020-06-19T18:06:00Z">
              <w:r>
                <w:rPr>
                  <w:rFonts w:ascii="Times New Roman" w:hAnsi="Times New Roman" w:cs="Times New Roman"/>
                  <w:b/>
                  <w:color w:val="FF0000"/>
                  <w:sz w:val="18"/>
                  <w:szCs w:val="18"/>
                </w:rPr>
                <w:t>4</w:t>
              </w:r>
              <w:r w:rsidR="004F759E">
                <w:rPr>
                  <w:rFonts w:ascii="Times New Roman" w:hAnsi="Times New Roman" w:cs="Times New Roman"/>
                  <w:b/>
                  <w:color w:val="FF0000"/>
                  <w:sz w:val="18"/>
                  <w:szCs w:val="18"/>
                </w:rPr>
                <w:t xml:space="preserve"> 0.0.0.</w:t>
              </w:r>
              <w:r>
                <w:rPr>
                  <w:rFonts w:ascii="Times New Roman" w:hAnsi="Times New Roman" w:cs="Times New Roman"/>
                  <w:b/>
                  <w:color w:val="FF0000"/>
                  <w:sz w:val="18"/>
                  <w:szCs w:val="18"/>
                </w:rPr>
                <w:t>7</w:t>
              </w:r>
            </w:ins>
          </w:p>
          <w:p w:rsidR="004F759E" w:rsidRPr="00AF7DC4" w:rsidRDefault="004F759E" w:rsidP="004F759E">
            <w:pPr>
              <w:jc w:val="both"/>
              <w:rPr>
                <w:ins w:id="638" w:author="" w:date="2020-06-19T18:06:00Z"/>
                <w:rFonts w:ascii="Times New Roman" w:hAnsi="Times New Roman" w:cs="Times New Roman"/>
                <w:b/>
                <w:color w:val="FF0000"/>
                <w:sz w:val="18"/>
                <w:szCs w:val="18"/>
              </w:rPr>
            </w:pPr>
            <w:proofErr w:type="gramStart"/>
            <w:ins w:id="639" w:author="" w:date="2020-06-19T18:06:00Z">
              <w:r>
                <w:rPr>
                  <w:rFonts w:ascii="Times New Roman" w:hAnsi="Times New Roman" w:cs="Times New Roman"/>
                  <w:b/>
                  <w:color w:val="FF0000"/>
                  <w:sz w:val="18"/>
                  <w:szCs w:val="18"/>
                </w:rPr>
                <w:t>network</w:t>
              </w:r>
              <w:proofErr w:type="gramEnd"/>
              <w:r w:rsidR="0025272C">
                <w:rPr>
                  <w:rFonts w:ascii="Times New Roman" w:hAnsi="Times New Roman" w:cs="Times New Roman"/>
                  <w:b/>
                  <w:color w:val="FF0000"/>
                  <w:sz w:val="18"/>
                  <w:szCs w:val="18"/>
                </w:rPr>
                <w:t xml:space="preserve"> 212.134.126.236</w:t>
              </w:r>
              <w:r>
                <w:rPr>
                  <w:rFonts w:ascii="Times New Roman" w:hAnsi="Times New Roman" w:cs="Times New Roman"/>
                  <w:b/>
                  <w:color w:val="FF0000"/>
                  <w:sz w:val="18"/>
                  <w:szCs w:val="18"/>
                </w:rPr>
                <w:t xml:space="preserve"> 0.0.0.0.3</w:t>
              </w:r>
            </w:ins>
          </w:p>
          <w:p w:rsidR="004F759E" w:rsidRDefault="004F759E" w:rsidP="004F759E">
            <w:pPr>
              <w:jc w:val="both"/>
              <w:rPr>
                <w:ins w:id="640" w:author="" w:date="2020-06-19T18:06:00Z"/>
                <w:rFonts w:ascii="Times New Roman" w:hAnsi="Times New Roman" w:cs="Times New Roman"/>
                <w:b/>
                <w:color w:val="FF0000"/>
                <w:sz w:val="18"/>
                <w:szCs w:val="18"/>
              </w:rPr>
            </w:pPr>
            <w:proofErr w:type="spellStart"/>
            <w:ins w:id="641" w:author="" w:date="2020-06-19T18:06:00Z">
              <w:r>
                <w:rPr>
                  <w:rFonts w:ascii="Times New Roman" w:hAnsi="Times New Roman" w:cs="Times New Roman"/>
                  <w:b/>
                  <w:color w:val="FF0000"/>
                  <w:sz w:val="18"/>
                  <w:szCs w:val="18"/>
                </w:rPr>
                <w:t>exit</w:t>
              </w:r>
              <w:proofErr w:type="spellEnd"/>
            </w:ins>
          </w:p>
          <w:p w:rsidR="004F759E" w:rsidRDefault="004F759E" w:rsidP="004F759E">
            <w:pPr>
              <w:jc w:val="both"/>
              <w:rPr>
                <w:ins w:id="642" w:author="" w:date="2020-06-19T18:06:00Z"/>
                <w:rFonts w:ascii="Times New Roman" w:hAnsi="Times New Roman" w:cs="Times New Roman"/>
                <w:b/>
                <w:color w:val="FF0000"/>
                <w:sz w:val="18"/>
                <w:szCs w:val="18"/>
              </w:rPr>
            </w:pPr>
            <w:proofErr w:type="spellStart"/>
            <w:ins w:id="643" w:author="" w:date="2020-06-19T18:06:00Z">
              <w:r>
                <w:rPr>
                  <w:rFonts w:ascii="Times New Roman" w:hAnsi="Times New Roman" w:cs="Times New Roman"/>
                  <w:b/>
                  <w:color w:val="FF0000"/>
                  <w:sz w:val="18"/>
                  <w:szCs w:val="18"/>
                </w:rPr>
                <w:t>wr</w:t>
              </w:r>
              <w:proofErr w:type="spellEnd"/>
            </w:ins>
          </w:p>
          <w:p w:rsidR="004F759E" w:rsidRDefault="004F759E" w:rsidP="004F759E">
            <w:pPr>
              <w:jc w:val="both"/>
              <w:rPr>
                <w:ins w:id="644" w:author="" w:date="2020-06-19T18:06:00Z"/>
                <w:rFonts w:ascii="Times New Roman" w:hAnsi="Times New Roman" w:cs="Times New Roman"/>
                <w:b/>
                <w:color w:val="FF0000"/>
                <w:sz w:val="18"/>
                <w:szCs w:val="18"/>
              </w:rPr>
            </w:pPr>
            <w:proofErr w:type="spellStart"/>
            <w:ins w:id="645" w:author="" w:date="2020-06-19T18:06:00Z">
              <w:r>
                <w:rPr>
                  <w:rFonts w:ascii="Times New Roman" w:hAnsi="Times New Roman" w:cs="Times New Roman"/>
                  <w:b/>
                  <w:color w:val="FF0000"/>
                  <w:sz w:val="18"/>
                  <w:szCs w:val="18"/>
                </w:rPr>
                <w:t>end</w:t>
              </w:r>
              <w:proofErr w:type="spellEnd"/>
            </w:ins>
          </w:p>
          <w:p w:rsidR="004F759E" w:rsidRPr="00AF7DC4" w:rsidRDefault="004F759E" w:rsidP="004F759E">
            <w:pPr>
              <w:jc w:val="both"/>
              <w:rPr>
                <w:ins w:id="646" w:author="" w:date="2020-06-19T18:06:00Z"/>
                <w:rFonts w:ascii="Times New Roman" w:hAnsi="Times New Roman" w:cs="Times New Roman"/>
                <w:b/>
                <w:color w:val="FF0000"/>
                <w:sz w:val="18"/>
                <w:szCs w:val="18"/>
              </w:rPr>
            </w:pPr>
          </w:p>
          <w:p w:rsidR="0091571A" w:rsidRPr="00AF7DC4" w:rsidDel="00023676" w:rsidRDefault="0091571A" w:rsidP="00B97F12">
            <w:pPr>
              <w:jc w:val="both"/>
              <w:rPr>
                <w:del w:id="647" w:author="" w:date="2020-06-19T18:17:00Z"/>
                <w:rFonts w:ascii="Times New Roman" w:hAnsi="Times New Roman" w:cs="Times New Roman"/>
                <w:b/>
                <w:color w:val="FF0000"/>
                <w:sz w:val="18"/>
                <w:szCs w:val="18"/>
              </w:rPr>
            </w:pPr>
          </w:p>
          <w:p w:rsidR="00AF7DC4" w:rsidRPr="00AF7DC4" w:rsidDel="00023676" w:rsidRDefault="00AF7DC4" w:rsidP="00B97F12">
            <w:pPr>
              <w:jc w:val="both"/>
              <w:rPr>
                <w:del w:id="648" w:author="" w:date="2020-06-19T18:17:00Z"/>
                <w:rFonts w:ascii="Times New Roman" w:hAnsi="Times New Roman" w:cs="Times New Roman"/>
                <w:b/>
                <w:color w:val="FF0000"/>
                <w:sz w:val="18"/>
                <w:szCs w:val="18"/>
              </w:rPr>
            </w:pPr>
          </w:p>
          <w:p w:rsidR="00AF7DC4" w:rsidRPr="00AF7DC4" w:rsidDel="00023676" w:rsidRDefault="00AF7DC4" w:rsidP="00B97F12">
            <w:pPr>
              <w:jc w:val="both"/>
              <w:rPr>
                <w:del w:id="649" w:author="" w:date="2020-06-19T18:17:00Z"/>
                <w:rFonts w:ascii="Times New Roman" w:hAnsi="Times New Roman" w:cs="Times New Roman"/>
                <w:b/>
                <w:color w:val="FF0000"/>
                <w:sz w:val="18"/>
                <w:szCs w:val="18"/>
              </w:rPr>
            </w:pPr>
          </w:p>
          <w:p w:rsidR="00AF7DC4" w:rsidRPr="00AF7DC4" w:rsidDel="00023676" w:rsidRDefault="00AF7DC4" w:rsidP="00B97F12">
            <w:pPr>
              <w:jc w:val="both"/>
              <w:rPr>
                <w:del w:id="650" w:author="" w:date="2020-06-19T18:17:00Z"/>
                <w:rFonts w:ascii="Times New Roman" w:hAnsi="Times New Roman" w:cs="Times New Roman"/>
                <w:b/>
                <w:color w:val="FF0000"/>
                <w:sz w:val="18"/>
                <w:szCs w:val="18"/>
              </w:rPr>
            </w:pPr>
          </w:p>
          <w:p w:rsidR="00B97F12" w:rsidRPr="00AF7DC4" w:rsidDel="00023676" w:rsidRDefault="00B97F12" w:rsidP="001305AA">
            <w:pPr>
              <w:jc w:val="both"/>
              <w:rPr>
                <w:del w:id="651" w:author="" w:date="2020-06-19T18:17:00Z"/>
                <w:rFonts w:ascii="Times New Roman" w:hAnsi="Times New Roman" w:cs="Times New Roman"/>
                <w:b/>
                <w:color w:val="FF0000"/>
                <w:sz w:val="18"/>
                <w:szCs w:val="18"/>
              </w:rPr>
            </w:pPr>
          </w:p>
          <w:p w:rsidR="00B97F12" w:rsidRPr="00AF7DC4" w:rsidDel="00023676" w:rsidRDefault="00B97F12" w:rsidP="001305AA">
            <w:pPr>
              <w:jc w:val="both"/>
              <w:rPr>
                <w:del w:id="652" w:author="" w:date="2020-06-19T18:17:00Z"/>
                <w:rFonts w:ascii="Times New Roman" w:hAnsi="Times New Roman" w:cs="Times New Roman"/>
                <w:b/>
                <w:color w:val="FF0000"/>
                <w:sz w:val="18"/>
                <w:szCs w:val="18"/>
              </w:rPr>
            </w:pPr>
          </w:p>
          <w:p w:rsidR="00B97F12" w:rsidRPr="00AF7DC4" w:rsidDel="00023676" w:rsidRDefault="00B97F12" w:rsidP="001305AA">
            <w:pPr>
              <w:jc w:val="both"/>
              <w:rPr>
                <w:del w:id="653" w:author="" w:date="2020-06-19T18:17:00Z"/>
                <w:rFonts w:ascii="Times New Roman" w:hAnsi="Times New Roman" w:cs="Times New Roman"/>
                <w:b/>
                <w:color w:val="FF0000"/>
                <w:sz w:val="18"/>
                <w:szCs w:val="18"/>
              </w:rPr>
            </w:pPr>
          </w:p>
          <w:p w:rsidR="00AF7DC4" w:rsidRPr="000E75EB" w:rsidRDefault="00AF7DC4" w:rsidP="001305AA">
            <w:pPr>
              <w:jc w:val="both"/>
              <w:rPr>
                <w:rFonts w:ascii="Times New Roman" w:hAnsi="Times New Roman" w:cs="Times New Roman"/>
                <w:b/>
                <w:sz w:val="18"/>
                <w:szCs w:val="18"/>
              </w:rPr>
            </w:pPr>
          </w:p>
        </w:tc>
        <w:tc>
          <w:tcPr>
            <w:tcW w:w="5358" w:type="dxa"/>
            <w:tcPrChange w:id="654" w:author="" w:date="2020-06-19T18:35:00Z">
              <w:tcPr>
                <w:tcW w:w="5358" w:type="dxa"/>
              </w:tcPr>
            </w:tcPrChange>
          </w:tcPr>
          <w:p w:rsidR="00AF7DC4" w:rsidRPr="00AF7DC4" w:rsidRDefault="00B97F12" w:rsidP="00B97F12">
            <w:pPr>
              <w:jc w:val="both"/>
              <w:rPr>
                <w:rFonts w:ascii="Times New Roman" w:hAnsi="Times New Roman" w:cs="Times New Roman"/>
                <w:b/>
                <w:color w:val="FF0000"/>
                <w:sz w:val="18"/>
                <w:szCs w:val="18"/>
              </w:rPr>
            </w:pPr>
            <w:r w:rsidRPr="000E75EB">
              <w:rPr>
                <w:rFonts w:ascii="Times New Roman" w:hAnsi="Times New Roman" w:cs="Times New Roman"/>
                <w:b/>
                <w:sz w:val="18"/>
                <w:szCs w:val="18"/>
              </w:rPr>
              <w:t>Erzurum (</w:t>
            </w:r>
            <w:proofErr w:type="spellStart"/>
            <w:r w:rsidRPr="000E75EB">
              <w:rPr>
                <w:rFonts w:ascii="Times New Roman" w:hAnsi="Times New Roman" w:cs="Times New Roman"/>
                <w:b/>
                <w:sz w:val="18"/>
                <w:szCs w:val="18"/>
              </w:rPr>
              <w:t>config</w:t>
            </w:r>
            <w:proofErr w:type="spellEnd"/>
            <w:r w:rsidRPr="000E75EB">
              <w:rPr>
                <w:rFonts w:ascii="Times New Roman" w:hAnsi="Times New Roman" w:cs="Times New Roman"/>
                <w:b/>
                <w:sz w:val="18"/>
                <w:szCs w:val="18"/>
              </w:rPr>
              <w:t>)#</w:t>
            </w:r>
          </w:p>
          <w:p w:rsidR="007D6F4A" w:rsidRDefault="007D6F4A" w:rsidP="004F759E">
            <w:pPr>
              <w:jc w:val="both"/>
              <w:rPr>
                <w:ins w:id="655" w:author="" w:date="2020-06-19T23:35:00Z"/>
                <w:rFonts w:ascii="Times New Roman" w:hAnsi="Times New Roman" w:cs="Times New Roman"/>
                <w:b/>
                <w:color w:val="FF0000"/>
                <w:sz w:val="18"/>
                <w:szCs w:val="18"/>
              </w:rPr>
            </w:pPr>
          </w:p>
          <w:p w:rsidR="004F759E" w:rsidRDefault="004F759E" w:rsidP="004F759E">
            <w:pPr>
              <w:jc w:val="both"/>
              <w:rPr>
                <w:ins w:id="656" w:author="" w:date="2020-06-19T18:06:00Z"/>
                <w:rFonts w:ascii="Times New Roman" w:hAnsi="Times New Roman" w:cs="Times New Roman"/>
                <w:b/>
                <w:color w:val="FF0000"/>
                <w:sz w:val="18"/>
                <w:szCs w:val="18"/>
              </w:rPr>
            </w:pPr>
            <w:proofErr w:type="spellStart"/>
            <w:ins w:id="657" w:author="" w:date="2020-06-19T18:06: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FastEthernet</w:t>
              </w:r>
              <w:proofErr w:type="spellEnd"/>
              <w:r>
                <w:rPr>
                  <w:rFonts w:ascii="Times New Roman" w:hAnsi="Times New Roman" w:cs="Times New Roman"/>
                  <w:b/>
                  <w:color w:val="FF0000"/>
                  <w:sz w:val="18"/>
                  <w:szCs w:val="18"/>
                </w:rPr>
                <w:t xml:space="preserve"> 0/0</w:t>
              </w:r>
            </w:ins>
          </w:p>
          <w:p w:rsidR="004F759E" w:rsidRDefault="00E53D67" w:rsidP="004F759E">
            <w:pPr>
              <w:jc w:val="both"/>
              <w:rPr>
                <w:ins w:id="658" w:author="" w:date="2020-06-19T18:06:00Z"/>
                <w:rFonts w:ascii="Times New Roman" w:hAnsi="Times New Roman" w:cs="Times New Roman"/>
                <w:b/>
                <w:color w:val="FF0000"/>
                <w:sz w:val="18"/>
                <w:szCs w:val="18"/>
              </w:rPr>
            </w:pPr>
            <w:proofErr w:type="gramStart"/>
            <w:ins w:id="659" w:author="" w:date="2020-06-19T18:06: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212.134.126.209 </w:t>
              </w:r>
              <w:r w:rsidR="004F759E">
                <w:rPr>
                  <w:rFonts w:ascii="Times New Roman" w:hAnsi="Times New Roman" w:cs="Times New Roman"/>
                  <w:b/>
                  <w:color w:val="FF0000"/>
                  <w:sz w:val="18"/>
                  <w:szCs w:val="18"/>
                </w:rPr>
                <w:t>255.255.255.</w:t>
              </w:r>
            </w:ins>
            <w:ins w:id="660" w:author="" w:date="2020-06-19T18:17:00Z">
              <w:r>
                <w:rPr>
                  <w:rFonts w:ascii="Times New Roman" w:hAnsi="Times New Roman" w:cs="Times New Roman"/>
                  <w:b/>
                  <w:color w:val="FF0000"/>
                  <w:sz w:val="18"/>
                  <w:szCs w:val="18"/>
                </w:rPr>
                <w:t>240</w:t>
              </w:r>
            </w:ins>
          </w:p>
          <w:p w:rsidR="004F759E" w:rsidRDefault="004F759E" w:rsidP="004F759E">
            <w:pPr>
              <w:jc w:val="both"/>
              <w:rPr>
                <w:ins w:id="661" w:author="" w:date="2020-06-19T18:06:00Z"/>
                <w:rFonts w:ascii="Times New Roman" w:hAnsi="Times New Roman" w:cs="Times New Roman"/>
                <w:b/>
                <w:color w:val="FF0000"/>
                <w:sz w:val="18"/>
                <w:szCs w:val="18"/>
              </w:rPr>
            </w:pPr>
            <w:proofErr w:type="spellStart"/>
            <w:proofErr w:type="gramStart"/>
            <w:ins w:id="662" w:author="" w:date="2020-06-19T18:06: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4F759E" w:rsidRDefault="004F759E" w:rsidP="004F759E">
            <w:pPr>
              <w:jc w:val="both"/>
              <w:rPr>
                <w:ins w:id="663" w:author="" w:date="2020-06-19T18:06:00Z"/>
                <w:rFonts w:ascii="Times New Roman" w:hAnsi="Times New Roman" w:cs="Times New Roman"/>
                <w:b/>
                <w:color w:val="FF0000"/>
                <w:sz w:val="18"/>
                <w:szCs w:val="18"/>
              </w:rPr>
            </w:pPr>
            <w:proofErr w:type="spellStart"/>
            <w:ins w:id="664" w:author="" w:date="2020-06-19T18:06:00Z">
              <w:r>
                <w:rPr>
                  <w:rFonts w:ascii="Times New Roman" w:hAnsi="Times New Roman" w:cs="Times New Roman"/>
                  <w:b/>
                  <w:color w:val="FF0000"/>
                  <w:sz w:val="18"/>
                  <w:szCs w:val="18"/>
                </w:rPr>
                <w:t>exit</w:t>
              </w:r>
              <w:proofErr w:type="spellEnd"/>
            </w:ins>
          </w:p>
          <w:p w:rsidR="004F759E" w:rsidRDefault="004F759E" w:rsidP="004F759E">
            <w:pPr>
              <w:jc w:val="both"/>
              <w:rPr>
                <w:ins w:id="665" w:author="" w:date="2020-06-19T18:24:00Z"/>
                <w:rFonts w:ascii="Times New Roman" w:hAnsi="Times New Roman" w:cs="Times New Roman"/>
                <w:b/>
                <w:color w:val="FF0000"/>
                <w:sz w:val="18"/>
                <w:szCs w:val="18"/>
              </w:rPr>
            </w:pPr>
          </w:p>
          <w:p w:rsidR="004F759E" w:rsidRDefault="004F759E" w:rsidP="004F759E">
            <w:pPr>
              <w:jc w:val="both"/>
              <w:rPr>
                <w:ins w:id="666" w:author="" w:date="2020-06-19T18:06:00Z"/>
                <w:rFonts w:ascii="Times New Roman" w:hAnsi="Times New Roman" w:cs="Times New Roman"/>
                <w:b/>
                <w:color w:val="FF0000"/>
                <w:sz w:val="18"/>
                <w:szCs w:val="18"/>
              </w:rPr>
            </w:pPr>
            <w:proofErr w:type="spellStart"/>
            <w:ins w:id="667" w:author="" w:date="2020-06-19T18:06: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0/0/0</w:t>
              </w:r>
            </w:ins>
          </w:p>
          <w:p w:rsidR="004F759E" w:rsidRDefault="00E53D67" w:rsidP="004F759E">
            <w:pPr>
              <w:jc w:val="both"/>
              <w:rPr>
                <w:ins w:id="668" w:author="" w:date="2020-06-19T18:06:00Z"/>
                <w:rFonts w:ascii="Times New Roman" w:hAnsi="Times New Roman" w:cs="Times New Roman"/>
                <w:b/>
                <w:color w:val="FF0000"/>
                <w:sz w:val="18"/>
                <w:szCs w:val="18"/>
              </w:rPr>
            </w:pPr>
            <w:proofErr w:type="gramStart"/>
            <w:ins w:id="669" w:author="" w:date="2020-06-19T18:06:00Z">
              <w:r>
                <w:rPr>
                  <w:rFonts w:ascii="Times New Roman" w:hAnsi="Times New Roman" w:cs="Times New Roman"/>
                  <w:b/>
                  <w:color w:val="FF0000"/>
                  <w:sz w:val="18"/>
                  <w:szCs w:val="18"/>
                </w:rPr>
                <w:t>ip</w:t>
              </w:r>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address</w:t>
              </w:r>
              <w:proofErr w:type="spellEnd"/>
              <w:r>
                <w:rPr>
                  <w:rFonts w:ascii="Times New Roman" w:hAnsi="Times New Roman" w:cs="Times New Roman"/>
                  <w:b/>
                  <w:color w:val="FF0000"/>
                  <w:sz w:val="18"/>
                  <w:szCs w:val="18"/>
                </w:rPr>
                <w:t xml:space="preserve"> 212.134.126.2</w:t>
              </w:r>
            </w:ins>
            <w:ins w:id="670" w:author="" w:date="2020-06-19T18:17:00Z">
              <w:r>
                <w:rPr>
                  <w:rFonts w:ascii="Times New Roman" w:hAnsi="Times New Roman" w:cs="Times New Roman"/>
                  <w:b/>
                  <w:color w:val="FF0000"/>
                  <w:sz w:val="18"/>
                  <w:szCs w:val="18"/>
                </w:rPr>
                <w:t>42</w:t>
              </w:r>
            </w:ins>
            <w:ins w:id="671" w:author="" w:date="2020-06-19T18:06:00Z">
              <w:r w:rsidR="004F759E">
                <w:rPr>
                  <w:rFonts w:ascii="Times New Roman" w:hAnsi="Times New Roman" w:cs="Times New Roman"/>
                  <w:b/>
                  <w:color w:val="FF0000"/>
                  <w:sz w:val="18"/>
                  <w:szCs w:val="18"/>
                </w:rPr>
                <w:t xml:space="preserve"> 255.255.255.252</w:t>
              </w:r>
            </w:ins>
          </w:p>
          <w:p w:rsidR="004F759E" w:rsidRDefault="004F759E" w:rsidP="004F759E">
            <w:pPr>
              <w:jc w:val="both"/>
              <w:rPr>
                <w:ins w:id="672" w:author="" w:date="2020-06-19T18:06:00Z"/>
                <w:rFonts w:ascii="Times New Roman" w:hAnsi="Times New Roman" w:cs="Times New Roman"/>
                <w:b/>
                <w:color w:val="FF0000"/>
                <w:sz w:val="18"/>
                <w:szCs w:val="18"/>
              </w:rPr>
            </w:pPr>
            <w:proofErr w:type="spellStart"/>
            <w:proofErr w:type="gramStart"/>
            <w:ins w:id="673" w:author="" w:date="2020-06-19T18:06:00Z">
              <w:r>
                <w:rPr>
                  <w:rFonts w:ascii="Times New Roman" w:hAnsi="Times New Roman" w:cs="Times New Roman"/>
                  <w:b/>
                  <w:color w:val="FF0000"/>
                  <w:sz w:val="18"/>
                  <w:szCs w:val="18"/>
                </w:rPr>
                <w:t>no</w:t>
              </w:r>
              <w:proofErr w:type="spellEnd"/>
              <w:proofErr w:type="gram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sh</w:t>
              </w:r>
              <w:proofErr w:type="spellEnd"/>
            </w:ins>
          </w:p>
          <w:p w:rsidR="004F759E" w:rsidRDefault="00CA3F1C" w:rsidP="004F759E">
            <w:pPr>
              <w:jc w:val="both"/>
              <w:rPr>
                <w:ins w:id="674" w:author="" w:date="2020-06-19T18:06:00Z"/>
                <w:rFonts w:ascii="Times New Roman" w:hAnsi="Times New Roman" w:cs="Times New Roman"/>
                <w:b/>
                <w:color w:val="FF0000"/>
                <w:sz w:val="18"/>
                <w:szCs w:val="18"/>
              </w:rPr>
            </w:pPr>
            <w:proofErr w:type="spellStart"/>
            <w:ins w:id="675" w:author="" w:date="2020-06-19T18:06:00Z">
              <w:r>
                <w:rPr>
                  <w:rFonts w:ascii="Times New Roman" w:hAnsi="Times New Roman" w:cs="Times New Roman"/>
                  <w:b/>
                  <w:color w:val="FF0000"/>
                  <w:sz w:val="18"/>
                  <w:szCs w:val="18"/>
                </w:rPr>
                <w:t>exit</w:t>
              </w:r>
              <w:proofErr w:type="spellEnd"/>
            </w:ins>
          </w:p>
          <w:p w:rsidR="004F759E" w:rsidRDefault="004F759E" w:rsidP="004F759E">
            <w:pPr>
              <w:jc w:val="both"/>
              <w:rPr>
                <w:ins w:id="676" w:author="" w:date="2020-06-19T18:06:00Z"/>
                <w:rFonts w:ascii="Times New Roman" w:hAnsi="Times New Roman" w:cs="Times New Roman"/>
                <w:b/>
                <w:color w:val="FF0000"/>
                <w:sz w:val="18"/>
                <w:szCs w:val="18"/>
              </w:rPr>
            </w:pPr>
          </w:p>
          <w:p w:rsidR="004F759E" w:rsidRDefault="004F759E" w:rsidP="004F759E">
            <w:pPr>
              <w:jc w:val="both"/>
              <w:rPr>
                <w:ins w:id="677" w:author="" w:date="2020-06-19T18:06:00Z"/>
                <w:rFonts w:ascii="Times New Roman" w:hAnsi="Times New Roman" w:cs="Times New Roman"/>
                <w:b/>
                <w:color w:val="FF0000"/>
                <w:sz w:val="18"/>
                <w:szCs w:val="18"/>
              </w:rPr>
            </w:pPr>
            <w:proofErr w:type="spellStart"/>
            <w:ins w:id="678" w:author="" w:date="2020-06-19T18:06:00Z">
              <w:r>
                <w:rPr>
                  <w:rFonts w:ascii="Times New Roman" w:hAnsi="Times New Roman" w:cs="Times New Roman"/>
                  <w:b/>
                  <w:color w:val="FF0000"/>
                  <w:sz w:val="18"/>
                  <w:szCs w:val="18"/>
                </w:rPr>
                <w:t>interface</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Serial</w:t>
              </w:r>
              <w:proofErr w:type="spellEnd"/>
              <w:r>
                <w:rPr>
                  <w:rFonts w:ascii="Times New Roman" w:hAnsi="Times New Roman" w:cs="Times New Roman"/>
                  <w:b/>
                  <w:color w:val="FF0000"/>
                  <w:sz w:val="18"/>
                  <w:szCs w:val="18"/>
                </w:rPr>
                <w:t xml:space="preserve"> 0/0/0</w:t>
              </w:r>
            </w:ins>
          </w:p>
          <w:p w:rsidR="004F759E" w:rsidRPr="00AF7DC4" w:rsidRDefault="004F759E" w:rsidP="004F759E">
            <w:pPr>
              <w:jc w:val="both"/>
              <w:rPr>
                <w:ins w:id="679" w:author="" w:date="2020-06-19T18:06:00Z"/>
                <w:rFonts w:ascii="Times New Roman" w:hAnsi="Times New Roman" w:cs="Times New Roman"/>
                <w:b/>
                <w:color w:val="FF0000"/>
                <w:sz w:val="18"/>
                <w:szCs w:val="18"/>
              </w:rPr>
            </w:pPr>
            <w:proofErr w:type="spellStart"/>
            <w:ins w:id="680" w:author="" w:date="2020-06-19T18:06:00Z">
              <w:r>
                <w:rPr>
                  <w:rFonts w:ascii="Times New Roman" w:hAnsi="Times New Roman" w:cs="Times New Roman"/>
                  <w:b/>
                  <w:color w:val="FF0000"/>
                  <w:sz w:val="18"/>
                  <w:szCs w:val="18"/>
                </w:rPr>
                <w:t>clock</w:t>
              </w:r>
              <w:proofErr w:type="spellEnd"/>
              <w:r>
                <w:rPr>
                  <w:rFonts w:ascii="Times New Roman" w:hAnsi="Times New Roman" w:cs="Times New Roman"/>
                  <w:b/>
                  <w:color w:val="FF0000"/>
                  <w:sz w:val="18"/>
                  <w:szCs w:val="18"/>
                </w:rPr>
                <w:t xml:space="preserve"> rate 2000000</w:t>
              </w:r>
            </w:ins>
          </w:p>
          <w:p w:rsidR="004F759E" w:rsidRPr="00AF7DC4" w:rsidRDefault="004F759E" w:rsidP="004F759E">
            <w:pPr>
              <w:jc w:val="both"/>
              <w:rPr>
                <w:ins w:id="681" w:author="" w:date="2020-06-19T18:06:00Z"/>
                <w:rFonts w:ascii="Times New Roman" w:hAnsi="Times New Roman" w:cs="Times New Roman"/>
                <w:b/>
                <w:color w:val="FF0000"/>
                <w:sz w:val="18"/>
                <w:szCs w:val="18"/>
              </w:rPr>
            </w:pPr>
            <w:proofErr w:type="spellStart"/>
            <w:ins w:id="682" w:author="" w:date="2020-06-19T18:06:00Z">
              <w:r>
                <w:rPr>
                  <w:rFonts w:ascii="Times New Roman" w:hAnsi="Times New Roman" w:cs="Times New Roman"/>
                  <w:b/>
                  <w:color w:val="FF0000"/>
                  <w:sz w:val="18"/>
                  <w:szCs w:val="18"/>
                </w:rPr>
                <w:t>bandwith</w:t>
              </w:r>
              <w:proofErr w:type="spellEnd"/>
              <w:r>
                <w:rPr>
                  <w:rFonts w:ascii="Times New Roman" w:hAnsi="Times New Roman" w:cs="Times New Roman"/>
                  <w:b/>
                  <w:color w:val="FF0000"/>
                  <w:sz w:val="18"/>
                  <w:szCs w:val="18"/>
                </w:rPr>
                <w:t xml:space="preserve"> 4000</w:t>
              </w:r>
            </w:ins>
          </w:p>
          <w:p w:rsidR="004F759E" w:rsidRDefault="004F759E" w:rsidP="004F759E">
            <w:pPr>
              <w:jc w:val="both"/>
              <w:rPr>
                <w:ins w:id="683" w:author="" w:date="2020-06-19T18:06:00Z"/>
                <w:rFonts w:ascii="Times New Roman" w:hAnsi="Times New Roman" w:cs="Times New Roman"/>
                <w:b/>
                <w:color w:val="FF0000"/>
                <w:sz w:val="18"/>
                <w:szCs w:val="18"/>
              </w:rPr>
            </w:pPr>
            <w:proofErr w:type="spellStart"/>
            <w:ins w:id="684" w:author="" w:date="2020-06-19T18:06:00Z">
              <w:r>
                <w:rPr>
                  <w:rFonts w:ascii="Times New Roman" w:hAnsi="Times New Roman" w:cs="Times New Roman"/>
                  <w:b/>
                  <w:color w:val="FF0000"/>
                  <w:sz w:val="18"/>
                  <w:szCs w:val="18"/>
                </w:rPr>
                <w:t>exit</w:t>
              </w:r>
              <w:proofErr w:type="spellEnd"/>
            </w:ins>
          </w:p>
          <w:p w:rsidR="004F759E" w:rsidRDefault="004F759E" w:rsidP="004F759E">
            <w:pPr>
              <w:jc w:val="both"/>
              <w:rPr>
                <w:ins w:id="685" w:author="" w:date="2020-06-19T18:24:00Z"/>
                <w:rFonts w:ascii="Times New Roman" w:hAnsi="Times New Roman" w:cs="Times New Roman"/>
                <w:b/>
                <w:color w:val="FF0000"/>
                <w:sz w:val="18"/>
                <w:szCs w:val="18"/>
              </w:rPr>
            </w:pPr>
          </w:p>
          <w:p w:rsidR="004F759E" w:rsidRDefault="004F759E" w:rsidP="004F759E">
            <w:pPr>
              <w:jc w:val="both"/>
              <w:rPr>
                <w:ins w:id="686" w:author="" w:date="2020-06-19T18:06:00Z"/>
                <w:rFonts w:ascii="Times New Roman" w:hAnsi="Times New Roman" w:cs="Times New Roman"/>
                <w:b/>
                <w:color w:val="FF0000"/>
                <w:sz w:val="18"/>
                <w:szCs w:val="18"/>
              </w:rPr>
            </w:pPr>
            <w:proofErr w:type="spellStart"/>
            <w:ins w:id="687" w:author="" w:date="2020-06-19T18:06:00Z">
              <w:r>
                <w:rPr>
                  <w:rFonts w:ascii="Times New Roman" w:hAnsi="Times New Roman" w:cs="Times New Roman"/>
                  <w:b/>
                  <w:color w:val="FF0000"/>
                  <w:sz w:val="18"/>
                  <w:szCs w:val="18"/>
                </w:rPr>
                <w:t>router</w:t>
              </w:r>
              <w:proofErr w:type="spellEnd"/>
              <w:r>
                <w:rPr>
                  <w:rFonts w:ascii="Times New Roman" w:hAnsi="Times New Roman" w:cs="Times New Roman"/>
                  <w:b/>
                  <w:color w:val="FF0000"/>
                  <w:sz w:val="18"/>
                  <w:szCs w:val="18"/>
                </w:rPr>
                <w:t xml:space="preserve"> </w:t>
              </w:r>
              <w:proofErr w:type="spellStart"/>
              <w:r>
                <w:rPr>
                  <w:rFonts w:ascii="Times New Roman" w:hAnsi="Times New Roman" w:cs="Times New Roman"/>
                  <w:b/>
                  <w:color w:val="FF0000"/>
                  <w:sz w:val="18"/>
                  <w:szCs w:val="18"/>
                </w:rPr>
                <w:t>eigrp</w:t>
              </w:r>
              <w:proofErr w:type="spellEnd"/>
              <w:r>
                <w:rPr>
                  <w:rFonts w:ascii="Times New Roman" w:hAnsi="Times New Roman" w:cs="Times New Roman"/>
                  <w:b/>
                  <w:color w:val="FF0000"/>
                  <w:sz w:val="18"/>
                  <w:szCs w:val="18"/>
                </w:rPr>
                <w:t xml:space="preserve"> 35</w:t>
              </w:r>
            </w:ins>
          </w:p>
          <w:p w:rsidR="004F759E" w:rsidRPr="00AF7DC4" w:rsidRDefault="00B27B65" w:rsidP="004F759E">
            <w:pPr>
              <w:jc w:val="both"/>
              <w:rPr>
                <w:ins w:id="688" w:author="" w:date="2020-06-19T18:06:00Z"/>
                <w:rFonts w:ascii="Times New Roman" w:hAnsi="Times New Roman" w:cs="Times New Roman"/>
                <w:b/>
                <w:color w:val="FF0000"/>
                <w:sz w:val="18"/>
                <w:szCs w:val="18"/>
              </w:rPr>
            </w:pPr>
            <w:proofErr w:type="gramStart"/>
            <w:ins w:id="689" w:author="" w:date="2020-06-19T18:06:00Z">
              <w:r>
                <w:rPr>
                  <w:rFonts w:ascii="Times New Roman" w:hAnsi="Times New Roman" w:cs="Times New Roman"/>
                  <w:b/>
                  <w:color w:val="FF0000"/>
                  <w:sz w:val="18"/>
                  <w:szCs w:val="18"/>
                </w:rPr>
                <w:t>network</w:t>
              </w:r>
              <w:proofErr w:type="gramEnd"/>
              <w:r>
                <w:rPr>
                  <w:rFonts w:ascii="Times New Roman" w:hAnsi="Times New Roman" w:cs="Times New Roman"/>
                  <w:b/>
                  <w:color w:val="FF0000"/>
                  <w:sz w:val="18"/>
                  <w:szCs w:val="18"/>
                </w:rPr>
                <w:t xml:space="preserve"> 212.134.126.</w:t>
              </w:r>
            </w:ins>
            <w:ins w:id="690" w:author="" w:date="2020-06-19T18:18:00Z">
              <w:r>
                <w:rPr>
                  <w:rFonts w:ascii="Times New Roman" w:hAnsi="Times New Roman" w:cs="Times New Roman"/>
                  <w:b/>
                  <w:color w:val="FF0000"/>
                  <w:sz w:val="18"/>
                  <w:szCs w:val="18"/>
                </w:rPr>
                <w:t>208</w:t>
              </w:r>
            </w:ins>
            <w:ins w:id="691" w:author="" w:date="2020-06-19T18:06:00Z">
              <w:r w:rsidR="004F759E">
                <w:rPr>
                  <w:rFonts w:ascii="Times New Roman" w:hAnsi="Times New Roman" w:cs="Times New Roman"/>
                  <w:b/>
                  <w:color w:val="FF0000"/>
                  <w:sz w:val="18"/>
                  <w:szCs w:val="18"/>
                </w:rPr>
                <w:t xml:space="preserve"> 0.0.0</w:t>
              </w:r>
              <w:r>
                <w:rPr>
                  <w:rFonts w:ascii="Times New Roman" w:hAnsi="Times New Roman" w:cs="Times New Roman"/>
                  <w:b/>
                  <w:color w:val="FF0000"/>
                  <w:sz w:val="18"/>
                  <w:szCs w:val="18"/>
                </w:rPr>
                <w:t>.15</w:t>
              </w:r>
            </w:ins>
          </w:p>
          <w:p w:rsidR="004F759E" w:rsidRPr="00AF7DC4" w:rsidRDefault="004F759E" w:rsidP="004F759E">
            <w:pPr>
              <w:jc w:val="both"/>
              <w:rPr>
                <w:ins w:id="692" w:author="" w:date="2020-06-19T18:06:00Z"/>
                <w:rFonts w:ascii="Times New Roman" w:hAnsi="Times New Roman" w:cs="Times New Roman"/>
                <w:b/>
                <w:color w:val="FF0000"/>
                <w:sz w:val="18"/>
                <w:szCs w:val="18"/>
              </w:rPr>
            </w:pPr>
            <w:proofErr w:type="gramStart"/>
            <w:ins w:id="693" w:author="" w:date="2020-06-19T18:06:00Z">
              <w:r>
                <w:rPr>
                  <w:rFonts w:ascii="Times New Roman" w:hAnsi="Times New Roman" w:cs="Times New Roman"/>
                  <w:b/>
                  <w:color w:val="FF0000"/>
                  <w:sz w:val="18"/>
                  <w:szCs w:val="18"/>
                </w:rPr>
                <w:t>network</w:t>
              </w:r>
              <w:proofErr w:type="gramEnd"/>
              <w:r w:rsidR="00B27B65">
                <w:rPr>
                  <w:rFonts w:ascii="Times New Roman" w:hAnsi="Times New Roman" w:cs="Times New Roman"/>
                  <w:b/>
                  <w:color w:val="FF0000"/>
                  <w:sz w:val="18"/>
                  <w:szCs w:val="18"/>
                </w:rPr>
                <w:t xml:space="preserve"> 212.134.126.240</w:t>
              </w:r>
              <w:r>
                <w:rPr>
                  <w:rFonts w:ascii="Times New Roman" w:hAnsi="Times New Roman" w:cs="Times New Roman"/>
                  <w:b/>
                  <w:color w:val="FF0000"/>
                  <w:sz w:val="18"/>
                  <w:szCs w:val="18"/>
                </w:rPr>
                <w:t xml:space="preserve"> 0.0.0.0.3</w:t>
              </w:r>
            </w:ins>
          </w:p>
          <w:p w:rsidR="004F759E" w:rsidRDefault="004F759E" w:rsidP="004F759E">
            <w:pPr>
              <w:jc w:val="both"/>
              <w:rPr>
                <w:ins w:id="694" w:author="" w:date="2020-06-19T18:06:00Z"/>
                <w:rFonts w:ascii="Times New Roman" w:hAnsi="Times New Roman" w:cs="Times New Roman"/>
                <w:b/>
                <w:color w:val="FF0000"/>
                <w:sz w:val="18"/>
                <w:szCs w:val="18"/>
              </w:rPr>
            </w:pPr>
            <w:proofErr w:type="spellStart"/>
            <w:ins w:id="695" w:author="" w:date="2020-06-19T18:06:00Z">
              <w:r>
                <w:rPr>
                  <w:rFonts w:ascii="Times New Roman" w:hAnsi="Times New Roman" w:cs="Times New Roman"/>
                  <w:b/>
                  <w:color w:val="FF0000"/>
                  <w:sz w:val="18"/>
                  <w:szCs w:val="18"/>
                </w:rPr>
                <w:t>exit</w:t>
              </w:r>
              <w:proofErr w:type="spellEnd"/>
            </w:ins>
          </w:p>
          <w:p w:rsidR="004F759E" w:rsidRDefault="004F759E" w:rsidP="004F759E">
            <w:pPr>
              <w:jc w:val="both"/>
              <w:rPr>
                <w:ins w:id="696" w:author="" w:date="2020-06-19T18:06:00Z"/>
                <w:rFonts w:ascii="Times New Roman" w:hAnsi="Times New Roman" w:cs="Times New Roman"/>
                <w:b/>
                <w:color w:val="FF0000"/>
                <w:sz w:val="18"/>
                <w:szCs w:val="18"/>
              </w:rPr>
            </w:pPr>
            <w:proofErr w:type="spellStart"/>
            <w:ins w:id="697" w:author="" w:date="2020-06-19T18:06:00Z">
              <w:r>
                <w:rPr>
                  <w:rFonts w:ascii="Times New Roman" w:hAnsi="Times New Roman" w:cs="Times New Roman"/>
                  <w:b/>
                  <w:color w:val="FF0000"/>
                  <w:sz w:val="18"/>
                  <w:szCs w:val="18"/>
                </w:rPr>
                <w:t>wr</w:t>
              </w:r>
              <w:proofErr w:type="spellEnd"/>
            </w:ins>
          </w:p>
          <w:p w:rsidR="004F759E" w:rsidRDefault="004F759E" w:rsidP="004F759E">
            <w:pPr>
              <w:jc w:val="both"/>
              <w:rPr>
                <w:ins w:id="698" w:author="" w:date="2020-06-19T18:06:00Z"/>
                <w:rFonts w:ascii="Times New Roman" w:hAnsi="Times New Roman" w:cs="Times New Roman"/>
                <w:b/>
                <w:color w:val="FF0000"/>
                <w:sz w:val="18"/>
                <w:szCs w:val="18"/>
              </w:rPr>
            </w:pPr>
            <w:proofErr w:type="spellStart"/>
            <w:ins w:id="699" w:author="" w:date="2020-06-19T18:06:00Z">
              <w:r>
                <w:rPr>
                  <w:rFonts w:ascii="Times New Roman" w:hAnsi="Times New Roman" w:cs="Times New Roman"/>
                  <w:b/>
                  <w:color w:val="FF0000"/>
                  <w:sz w:val="18"/>
                  <w:szCs w:val="18"/>
                </w:rPr>
                <w:t>end</w:t>
              </w:r>
              <w:proofErr w:type="spellEnd"/>
            </w:ins>
          </w:p>
          <w:p w:rsidR="004F759E" w:rsidRPr="00AF7DC4" w:rsidRDefault="004F759E" w:rsidP="004F759E">
            <w:pPr>
              <w:jc w:val="both"/>
              <w:rPr>
                <w:ins w:id="700" w:author="" w:date="2020-06-19T18:06:00Z"/>
                <w:rFonts w:ascii="Times New Roman" w:hAnsi="Times New Roman" w:cs="Times New Roman"/>
                <w:b/>
                <w:color w:val="FF0000"/>
                <w:sz w:val="18"/>
                <w:szCs w:val="18"/>
              </w:rPr>
            </w:pPr>
          </w:p>
          <w:p w:rsidR="00B97F12" w:rsidRPr="00AF7DC4" w:rsidRDefault="00B97F12" w:rsidP="001305AA">
            <w:pPr>
              <w:jc w:val="both"/>
              <w:rPr>
                <w:rFonts w:ascii="Times New Roman" w:hAnsi="Times New Roman" w:cs="Times New Roman"/>
                <w:b/>
                <w:color w:val="FF0000"/>
                <w:sz w:val="18"/>
                <w:szCs w:val="18"/>
              </w:rPr>
            </w:pPr>
          </w:p>
          <w:p w:rsidR="00B97F12" w:rsidRPr="00AF7DC4" w:rsidRDefault="00B97F12" w:rsidP="001305AA">
            <w:pPr>
              <w:jc w:val="both"/>
              <w:rPr>
                <w:rFonts w:ascii="Times New Roman" w:hAnsi="Times New Roman" w:cs="Times New Roman"/>
                <w:b/>
                <w:color w:val="FF0000"/>
                <w:sz w:val="18"/>
                <w:szCs w:val="18"/>
              </w:rPr>
            </w:pPr>
          </w:p>
          <w:p w:rsidR="00B97F12" w:rsidRPr="00AF7DC4" w:rsidRDefault="00B97F12" w:rsidP="001305AA">
            <w:pPr>
              <w:jc w:val="both"/>
              <w:rPr>
                <w:rFonts w:ascii="Times New Roman" w:hAnsi="Times New Roman" w:cs="Times New Roman"/>
                <w:b/>
                <w:color w:val="FF0000"/>
                <w:sz w:val="18"/>
                <w:szCs w:val="18"/>
              </w:rPr>
            </w:pPr>
          </w:p>
          <w:p w:rsidR="00B97F12" w:rsidRPr="00AF7DC4" w:rsidRDefault="00B97F12" w:rsidP="001305AA">
            <w:pPr>
              <w:jc w:val="both"/>
              <w:rPr>
                <w:rFonts w:ascii="Times New Roman" w:hAnsi="Times New Roman" w:cs="Times New Roman"/>
                <w:b/>
                <w:color w:val="FF0000"/>
                <w:sz w:val="18"/>
                <w:szCs w:val="18"/>
              </w:rPr>
            </w:pPr>
          </w:p>
          <w:p w:rsidR="00B97F12" w:rsidRPr="00AF7DC4" w:rsidRDefault="00B97F12" w:rsidP="001305AA">
            <w:pPr>
              <w:jc w:val="both"/>
              <w:rPr>
                <w:rFonts w:ascii="Times New Roman" w:hAnsi="Times New Roman" w:cs="Times New Roman"/>
                <w:b/>
                <w:color w:val="FF0000"/>
                <w:sz w:val="18"/>
                <w:szCs w:val="18"/>
              </w:rPr>
            </w:pPr>
          </w:p>
          <w:p w:rsidR="00B97F12" w:rsidRPr="00AF7DC4" w:rsidRDefault="00B97F12" w:rsidP="001305AA">
            <w:pPr>
              <w:jc w:val="both"/>
              <w:rPr>
                <w:rFonts w:ascii="Times New Roman" w:hAnsi="Times New Roman" w:cs="Times New Roman"/>
                <w:b/>
                <w:color w:val="FF0000"/>
                <w:sz w:val="18"/>
                <w:szCs w:val="18"/>
              </w:rPr>
            </w:pPr>
          </w:p>
          <w:p w:rsidR="00B97F12" w:rsidRPr="00AF7DC4" w:rsidRDefault="00B97F12" w:rsidP="001305AA">
            <w:pPr>
              <w:jc w:val="both"/>
              <w:rPr>
                <w:rFonts w:ascii="Times New Roman" w:hAnsi="Times New Roman" w:cs="Times New Roman"/>
                <w:b/>
                <w:color w:val="FF0000"/>
                <w:sz w:val="18"/>
                <w:szCs w:val="18"/>
              </w:rPr>
            </w:pPr>
          </w:p>
          <w:p w:rsidR="00B97F12" w:rsidRPr="000E75EB" w:rsidRDefault="00B97F12" w:rsidP="001305AA">
            <w:pPr>
              <w:jc w:val="both"/>
              <w:rPr>
                <w:rFonts w:ascii="Times New Roman" w:hAnsi="Times New Roman" w:cs="Times New Roman"/>
                <w:b/>
                <w:sz w:val="18"/>
                <w:szCs w:val="18"/>
              </w:rPr>
            </w:pPr>
          </w:p>
        </w:tc>
      </w:tr>
    </w:tbl>
    <w:p w:rsidR="00FD7B3E" w:rsidRDefault="00FD7B3E" w:rsidP="00C43A75">
      <w:pPr>
        <w:rPr>
          <w:ins w:id="701" w:author="" w:date="2020-06-19T22:54:00Z"/>
          <w:b/>
        </w:rPr>
      </w:pPr>
    </w:p>
    <w:p w:rsidR="00F7410D" w:rsidRDefault="00F7410D" w:rsidP="00C43A75">
      <w:pPr>
        <w:rPr>
          <w:ins w:id="702" w:author="" w:date="2020-06-19T22:54:00Z"/>
          <w:b/>
        </w:rPr>
      </w:pPr>
    </w:p>
    <w:p w:rsidR="00F7410D" w:rsidRDefault="00F7410D" w:rsidP="00C43A75">
      <w:pPr>
        <w:rPr>
          <w:ins w:id="703" w:author="" w:date="2020-06-19T22:54:00Z"/>
          <w:b/>
        </w:rPr>
      </w:pPr>
    </w:p>
    <w:p w:rsidR="00F7410D" w:rsidRDefault="00F7410D" w:rsidP="00C43A75">
      <w:pPr>
        <w:rPr>
          <w:ins w:id="704" w:author="" w:date="2020-06-19T22:54:00Z"/>
          <w:b/>
        </w:rPr>
      </w:pPr>
    </w:p>
    <w:p w:rsidR="00F7410D" w:rsidDel="000678A3" w:rsidRDefault="00F7410D" w:rsidP="00C43A75">
      <w:pPr>
        <w:rPr>
          <w:ins w:id="705" w:author="" w:date="2020-06-19T22:54:00Z"/>
          <w:del w:id="706" w:author="" w:date="2022-06-08T23:24:00Z"/>
          <w:b/>
        </w:rPr>
      </w:pPr>
    </w:p>
    <w:p w:rsidR="00F7410D" w:rsidDel="000678A3" w:rsidRDefault="006D6ACD" w:rsidP="00C43A75">
      <w:pPr>
        <w:rPr>
          <w:ins w:id="707" w:author="" w:date="2020-06-19T23:01:00Z"/>
          <w:del w:id="708" w:author="" w:date="2022-06-08T23:24:00Z"/>
          <w:b/>
        </w:rPr>
      </w:pPr>
      <w:ins w:id="709" w:author="" w:date="2020-06-19T22:54:00Z">
        <w:del w:id="710" w:author="" w:date="2022-06-08T23:24:00Z">
          <w:r w:rsidRPr="006D6ACD" w:rsidDel="000678A3">
            <w:rPr>
              <w:b/>
              <w:color w:val="FF0000"/>
              <w:rPrChange w:id="711" w:author="" w:date="2020-06-19T23:14:00Z">
                <w:rPr>
                  <w:b/>
                </w:rPr>
              </w:rPrChange>
            </w:rPr>
            <w:delText>BİLGİLENDİRME</w:delText>
          </w:r>
          <w:r w:rsidR="001305AA" w:rsidRPr="006D6ACD" w:rsidDel="000678A3">
            <w:rPr>
              <w:b/>
              <w:color w:val="FF0000"/>
              <w:rPrChange w:id="712" w:author="" w:date="2020-06-19T23:14:00Z">
                <w:rPr>
                  <w:b/>
                </w:rPr>
              </w:rPrChange>
            </w:rPr>
            <w:delText xml:space="preserve">: </w:delText>
          </w:r>
          <w:r w:rsidR="001305AA" w:rsidDel="000678A3">
            <w:rPr>
              <w:b/>
            </w:rPr>
            <w:delText>Hocam belgeyi düzenleyene baktığınızda muhtemelen █████ ismini göreceksiniz. Bu ben yani █████</w:delText>
          </w:r>
        </w:del>
      </w:ins>
      <w:ins w:id="713" w:author="" w:date="2020-06-19T22:55:00Z">
        <w:del w:id="714" w:author="" w:date="2022-06-08T23:24:00Z">
          <w:r w:rsidR="001305AA" w:rsidDel="000678A3">
            <w:rPr>
              <w:b/>
            </w:rPr>
            <w:delText>’ün</w:delText>
          </w:r>
        </w:del>
      </w:ins>
      <w:ins w:id="715" w:author="" w:date="2020-06-19T23:15:00Z">
        <w:del w:id="716" w:author="" w:date="2022-06-08T23:24:00Z">
          <w:r w:rsidR="008C24E9" w:rsidDel="000678A3">
            <w:rPr>
              <w:b/>
            </w:rPr>
            <w:delText xml:space="preserve"> bir</w:delText>
          </w:r>
        </w:del>
      </w:ins>
      <w:ins w:id="717" w:author="" w:date="2020-06-19T22:55:00Z">
        <w:del w:id="718" w:author="" w:date="2022-06-08T23:24:00Z">
          <w:r w:rsidR="001305AA" w:rsidDel="000678A3">
            <w:rPr>
              <w:b/>
            </w:rPr>
            <w:delText xml:space="preserve"> başka hesabıdır. Ben bu lisanslama işini crack ile yaptığım için kendi mail adresim yerine </w:delText>
          </w:r>
        </w:del>
      </w:ins>
      <w:ins w:id="719" w:author="" w:date="2020-06-19T23:01:00Z">
        <w:del w:id="720" w:author="" w:date="2022-06-08T23:24:00Z">
          <w:r w:rsidR="001305AA" w:rsidDel="000678A3">
            <w:rPr>
              <w:b/>
            </w:rPr>
            <w:delText>kişisel bilgilerimin olmadığı bu</w:delText>
          </w:r>
        </w:del>
      </w:ins>
      <w:ins w:id="721" w:author="" w:date="2020-06-19T23:45:00Z">
        <w:del w:id="722" w:author="" w:date="2022-06-08T23:24:00Z">
          <w:r w:rsidR="00762FB7" w:rsidDel="000678A3">
            <w:rPr>
              <w:b/>
            </w:rPr>
            <w:delText xml:space="preserve"> boş</w:delText>
          </w:r>
        </w:del>
      </w:ins>
      <w:ins w:id="723" w:author="" w:date="2020-06-19T23:01:00Z">
        <w:del w:id="724" w:author="" w:date="2022-06-08T23:24:00Z">
          <w:r w:rsidR="001305AA" w:rsidDel="000678A3">
            <w:rPr>
              <w:b/>
            </w:rPr>
            <w:delText xml:space="preserve"> hesabı kullanıyorum. O yüzden lütfen kopya çekmişim gibi algılamayın. Zaten al</w:delText>
          </w:r>
        </w:del>
      </w:ins>
      <w:ins w:id="725" w:author="" w:date="2020-06-19T23:15:00Z">
        <w:del w:id="726" w:author="" w:date="2022-06-08T23:24:00Z">
          <w:r w:rsidR="009E29BB" w:rsidDel="000678A3">
            <w:rPr>
              <w:b/>
            </w:rPr>
            <w:delText>t</w:delText>
          </w:r>
        </w:del>
      </w:ins>
      <w:ins w:id="727" w:author="" w:date="2020-06-19T23:01:00Z">
        <w:del w:id="728" w:author="" w:date="2022-06-08T23:24:00Z">
          <w:r w:rsidR="001305AA" w:rsidDel="000678A3">
            <w:rPr>
              <w:b/>
            </w:rPr>
            <w:delText xml:space="preserve">ta da bilgisayarımın ekran görüntüsünü </w:delText>
          </w:r>
        </w:del>
      </w:ins>
      <w:ins w:id="729" w:author="" w:date="2020-06-19T23:45:00Z">
        <w:del w:id="730" w:author="" w:date="2022-06-08T23:24:00Z">
          <w:r w:rsidR="007A5AB0" w:rsidDel="000678A3">
            <w:rPr>
              <w:b/>
            </w:rPr>
            <w:delText>görebilirsiniz</w:delText>
          </w:r>
        </w:del>
      </w:ins>
      <w:ins w:id="731" w:author="" w:date="2020-06-19T23:01:00Z">
        <w:del w:id="732" w:author="" w:date="2022-06-08T23:24:00Z">
          <w:r w:rsidR="001305AA" w:rsidDel="000678A3">
            <w:rPr>
              <w:b/>
            </w:rPr>
            <w:delText>. Teşekkür ederim.</w:delText>
          </w:r>
        </w:del>
      </w:ins>
    </w:p>
    <w:p w:rsidR="001305AA" w:rsidDel="000678A3" w:rsidRDefault="001305AA" w:rsidP="00C43A75">
      <w:pPr>
        <w:rPr>
          <w:ins w:id="733" w:author="" w:date="2020-06-19T23:02:00Z"/>
          <w:del w:id="734" w:author="" w:date="2022-06-08T23:24:00Z"/>
          <w:b/>
        </w:rPr>
      </w:pPr>
      <w:ins w:id="735" w:author="" w:date="2020-06-19T23:02:00Z">
        <w:del w:id="736" w:author="" w:date="2022-06-08T23:24:00Z">
          <w:r w:rsidDel="000678A3">
            <w:rPr>
              <w:b/>
            </w:rPr>
            <w:delText>Saygılarımla.</w:delText>
          </w:r>
        </w:del>
      </w:ins>
    </w:p>
    <w:p w:rsidR="001305AA" w:rsidDel="000678A3" w:rsidRDefault="001305AA" w:rsidP="00C43A75">
      <w:pPr>
        <w:rPr>
          <w:ins w:id="737" w:author="" w:date="2020-06-19T23:02:00Z"/>
          <w:del w:id="738" w:author="" w:date="2022-06-08T23:24:00Z"/>
          <w:b/>
        </w:rPr>
      </w:pPr>
    </w:p>
    <w:p w:rsidR="001305AA" w:rsidRDefault="00701201" w:rsidP="00C43A75">
      <w:pPr>
        <w:rPr>
          <w:ins w:id="739" w:author="" w:date="2020-06-19T22:54:00Z"/>
          <w:b/>
        </w:rPr>
      </w:pPr>
      <w:ins w:id="740" w:author="" w:date="2020-06-19T23:13:00Z">
        <w:del w:id="741" w:author="" w:date="2022-06-08T23:24:00Z">
          <w:r w:rsidDel="000678A3">
            <w:rPr>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4.4pt;height:294.6pt">
                <v:imagedata r:id="rId12" o:title="ben"/>
              </v:shape>
            </w:pict>
          </w:r>
        </w:del>
      </w:ins>
    </w:p>
    <w:p w:rsidR="00F7410D" w:rsidRDefault="00F7410D" w:rsidP="00C43A75">
      <w:pPr>
        <w:rPr>
          <w:ins w:id="742" w:author="" w:date="2020-06-19T22:54:00Z"/>
          <w:b/>
        </w:rPr>
      </w:pPr>
    </w:p>
    <w:p w:rsidR="00F7410D" w:rsidRDefault="00F7410D" w:rsidP="00C43A75">
      <w:pPr>
        <w:rPr>
          <w:ins w:id="743" w:author="" w:date="2020-06-19T22:54:00Z"/>
          <w:b/>
        </w:rPr>
      </w:pPr>
    </w:p>
    <w:p w:rsidR="00F7410D" w:rsidRDefault="00F7410D" w:rsidP="00C43A75">
      <w:pPr>
        <w:rPr>
          <w:ins w:id="744" w:author="" w:date="2020-06-19T22:54:00Z"/>
          <w:b/>
        </w:rPr>
      </w:pPr>
    </w:p>
    <w:p w:rsidR="00F7410D" w:rsidDel="000678A3" w:rsidRDefault="00F7410D" w:rsidP="00C43A75">
      <w:pPr>
        <w:rPr>
          <w:ins w:id="745" w:author="" w:date="2020-06-19T22:54:00Z"/>
          <w:del w:id="746" w:author="" w:date="2022-06-08T23:24:00Z"/>
          <w:b/>
        </w:rPr>
      </w:pPr>
    </w:p>
    <w:p w:rsidR="00F7410D" w:rsidDel="000678A3" w:rsidRDefault="00F7410D" w:rsidP="00C43A75">
      <w:pPr>
        <w:rPr>
          <w:ins w:id="747" w:author="" w:date="2020-06-19T22:54:00Z"/>
          <w:del w:id="748" w:author="" w:date="2022-06-08T23:24:00Z"/>
          <w:b/>
        </w:rPr>
      </w:pPr>
    </w:p>
    <w:p w:rsidR="00F7410D" w:rsidDel="000678A3" w:rsidRDefault="00F7410D" w:rsidP="00C43A75">
      <w:pPr>
        <w:rPr>
          <w:ins w:id="749" w:author="" w:date="2020-06-19T22:54:00Z"/>
          <w:del w:id="750" w:author="" w:date="2022-06-08T23:24:00Z"/>
          <w:b/>
        </w:rPr>
      </w:pPr>
    </w:p>
    <w:p w:rsidR="00F7410D" w:rsidDel="000678A3" w:rsidRDefault="00F7410D" w:rsidP="00C43A75">
      <w:pPr>
        <w:rPr>
          <w:ins w:id="751" w:author="" w:date="2020-06-19T22:54:00Z"/>
          <w:del w:id="752" w:author="" w:date="2022-06-08T23:24:00Z"/>
          <w:b/>
        </w:rPr>
      </w:pPr>
    </w:p>
    <w:p w:rsidR="00F7410D" w:rsidDel="000678A3" w:rsidRDefault="00F7410D" w:rsidP="00C43A75">
      <w:pPr>
        <w:rPr>
          <w:ins w:id="753" w:author="" w:date="2020-06-19T22:54:00Z"/>
          <w:del w:id="754" w:author="" w:date="2022-06-08T23:24:00Z"/>
          <w:b/>
        </w:rPr>
      </w:pPr>
    </w:p>
    <w:p w:rsidR="00F7410D" w:rsidDel="000678A3" w:rsidRDefault="00F7410D" w:rsidP="00C43A75">
      <w:pPr>
        <w:rPr>
          <w:ins w:id="755" w:author="" w:date="2020-06-19T22:54:00Z"/>
          <w:del w:id="756" w:author="" w:date="2022-06-08T23:24:00Z"/>
          <w:b/>
        </w:rPr>
      </w:pPr>
    </w:p>
    <w:p w:rsidR="00F7410D" w:rsidDel="000678A3" w:rsidRDefault="00F7410D" w:rsidP="00C43A75">
      <w:pPr>
        <w:rPr>
          <w:ins w:id="757" w:author="" w:date="2020-06-19T22:54:00Z"/>
          <w:del w:id="758" w:author="" w:date="2022-06-08T23:24:00Z"/>
          <w:b/>
        </w:rPr>
      </w:pPr>
    </w:p>
    <w:p w:rsidR="00F7410D" w:rsidDel="000678A3" w:rsidRDefault="00F7410D" w:rsidP="00C43A75">
      <w:pPr>
        <w:rPr>
          <w:ins w:id="759" w:author="" w:date="2020-06-19T22:54:00Z"/>
          <w:del w:id="760" w:author="" w:date="2022-06-08T23:24:00Z"/>
          <w:b/>
        </w:rPr>
      </w:pPr>
    </w:p>
    <w:p w:rsidR="00F7410D" w:rsidDel="000678A3" w:rsidRDefault="00F7410D" w:rsidP="00C43A75">
      <w:pPr>
        <w:rPr>
          <w:ins w:id="761" w:author="" w:date="2020-06-19T22:54:00Z"/>
          <w:del w:id="762" w:author="" w:date="2022-06-08T23:24:00Z"/>
          <w:b/>
        </w:rPr>
      </w:pPr>
    </w:p>
    <w:p w:rsidR="00F7410D" w:rsidDel="000678A3" w:rsidRDefault="00F7410D" w:rsidP="00C43A75">
      <w:pPr>
        <w:rPr>
          <w:ins w:id="763" w:author="" w:date="2020-06-19T22:54:00Z"/>
          <w:del w:id="764" w:author="" w:date="2022-06-08T23:24:00Z"/>
          <w:b/>
        </w:rPr>
      </w:pPr>
    </w:p>
    <w:p w:rsidR="00F7410D" w:rsidRPr="003340D1" w:rsidRDefault="00F7410D" w:rsidP="000678A3">
      <w:pPr>
        <w:rPr>
          <w:b/>
        </w:rPr>
        <w:pPrChange w:id="765" w:author="" w:date="2022-06-08T23:24:00Z">
          <w:pPr/>
        </w:pPrChange>
      </w:pPr>
      <w:bookmarkStart w:id="766" w:name="_GoBack"/>
      <w:bookmarkEnd w:id="766"/>
    </w:p>
    <w:sectPr w:rsidR="00F7410D" w:rsidRPr="003340D1" w:rsidSect="000471A3">
      <w:headerReference w:type="default" r:id="rId13"/>
      <w:pgSz w:w="11906" w:h="16838"/>
      <w:pgMar w:top="568" w:right="707" w:bottom="1417"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486" w:rsidRDefault="008E0486" w:rsidP="00FC43D1">
      <w:pPr>
        <w:spacing w:after="0" w:line="240" w:lineRule="auto"/>
      </w:pPr>
      <w:r>
        <w:separator/>
      </w:r>
    </w:p>
  </w:endnote>
  <w:endnote w:type="continuationSeparator" w:id="0">
    <w:p w:rsidR="008E0486" w:rsidRDefault="008E0486" w:rsidP="00FC4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486" w:rsidRDefault="008E0486" w:rsidP="00FC43D1">
      <w:pPr>
        <w:spacing w:after="0" w:line="240" w:lineRule="auto"/>
      </w:pPr>
      <w:r>
        <w:separator/>
      </w:r>
    </w:p>
  </w:footnote>
  <w:footnote w:type="continuationSeparator" w:id="0">
    <w:p w:rsidR="008E0486" w:rsidRDefault="008E0486" w:rsidP="00FC4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5AA" w:rsidRDefault="001305AA" w:rsidP="00EC4C8F">
    <w:pPr>
      <w:pStyle w:val="stBilgi"/>
      <w:tabs>
        <w:tab w:val="clear" w:pos="4536"/>
        <w:tab w:val="clear" w:pos="9072"/>
      </w:tabs>
      <w:rPr>
        <w:sz w:val="20"/>
      </w:rPr>
    </w:pPr>
    <w:r w:rsidRPr="00F748F5">
      <w:rPr>
        <w:sz w:val="20"/>
      </w:rPr>
      <w:t xml:space="preserve">Süleyman Demirel Üniversitesi Mühendislik Fakültesi Bilgisayar Mühendisliği Bölümü </w:t>
    </w:r>
    <w:r>
      <w:rPr>
        <w:sz w:val="20"/>
      </w:rPr>
      <w:t>2019-2020 Eğitim Öğretim Yılı Bahar Dönemi (</w:t>
    </w:r>
    <w:proofErr w:type="spellStart"/>
    <w:r>
      <w:rPr>
        <w:sz w:val="20"/>
      </w:rPr>
      <w:t>Pandemi</w:t>
    </w:r>
    <w:proofErr w:type="spellEnd"/>
    <w:r>
      <w:rPr>
        <w:sz w:val="20"/>
      </w:rPr>
      <w:t xml:space="preserve"> Dönemi) BİL-302 Bilgisayar Ağları</w:t>
    </w:r>
    <w:r w:rsidRPr="00F748F5">
      <w:rPr>
        <w:sz w:val="20"/>
      </w:rPr>
      <w:t xml:space="preserve"> Dersi </w:t>
    </w:r>
    <w:r>
      <w:rPr>
        <w:sz w:val="20"/>
      </w:rPr>
      <w:t>Final Sınavı</w:t>
    </w:r>
  </w:p>
  <w:tbl>
    <w:tblPr>
      <w:tblW w:w="15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0" w:author="" w:date="2020-06-19T19:35:00Z">
        <w:tblPr>
          <w:tblW w:w="15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2226"/>
      <w:gridCol w:w="562"/>
      <w:gridCol w:w="562"/>
      <w:gridCol w:w="587"/>
      <w:gridCol w:w="587"/>
      <w:gridCol w:w="587"/>
      <w:gridCol w:w="587"/>
      <w:gridCol w:w="587"/>
      <w:gridCol w:w="587"/>
      <w:gridCol w:w="587"/>
      <w:gridCol w:w="587"/>
      <w:gridCol w:w="459"/>
      <w:gridCol w:w="7472"/>
      <w:tblGridChange w:id="1">
        <w:tblGrid>
          <w:gridCol w:w="5"/>
          <w:gridCol w:w="2221"/>
          <w:gridCol w:w="5"/>
          <w:gridCol w:w="557"/>
          <w:gridCol w:w="5"/>
          <w:gridCol w:w="557"/>
          <w:gridCol w:w="5"/>
          <w:gridCol w:w="582"/>
          <w:gridCol w:w="5"/>
          <w:gridCol w:w="582"/>
          <w:gridCol w:w="5"/>
          <w:gridCol w:w="582"/>
          <w:gridCol w:w="5"/>
          <w:gridCol w:w="582"/>
          <w:gridCol w:w="5"/>
          <w:gridCol w:w="582"/>
          <w:gridCol w:w="5"/>
          <w:gridCol w:w="582"/>
          <w:gridCol w:w="5"/>
          <w:gridCol w:w="582"/>
          <w:gridCol w:w="5"/>
          <w:gridCol w:w="582"/>
          <w:gridCol w:w="5"/>
          <w:gridCol w:w="582"/>
          <w:gridCol w:w="5"/>
          <w:gridCol w:w="7339"/>
          <w:gridCol w:w="5"/>
        </w:tblGrid>
      </w:tblGridChange>
    </w:tblGrid>
    <w:tr w:rsidR="001305AA" w:rsidRPr="00F748F5" w:rsidTr="00FA7EDB">
      <w:trPr>
        <w:trHeight w:val="334"/>
        <w:trPrChange w:id="2" w:author="" w:date="2020-06-19T19:35:00Z">
          <w:trPr>
            <w:gridAfter w:val="0"/>
            <w:trHeight w:val="334"/>
          </w:trPr>
        </w:trPrChange>
      </w:trPr>
      <w:tc>
        <w:tcPr>
          <w:tcW w:w="2226" w:type="dxa"/>
          <w:tcBorders>
            <w:top w:val="nil"/>
            <w:left w:val="nil"/>
            <w:bottom w:val="nil"/>
            <w:right w:val="nil"/>
          </w:tcBorders>
          <w:shd w:val="clear" w:color="auto" w:fill="auto"/>
          <w:tcPrChange w:id="3" w:author="" w:date="2020-06-19T19:35:00Z">
            <w:tcPr>
              <w:tcW w:w="2226" w:type="dxa"/>
              <w:gridSpan w:val="2"/>
              <w:tcBorders>
                <w:top w:val="nil"/>
                <w:left w:val="nil"/>
                <w:bottom w:val="nil"/>
                <w:right w:val="nil"/>
              </w:tcBorders>
              <w:shd w:val="clear" w:color="auto" w:fill="auto"/>
            </w:tcPr>
          </w:tcPrChange>
        </w:tcPr>
        <w:p w:rsidR="001305AA" w:rsidRPr="00F748F5" w:rsidRDefault="001305AA" w:rsidP="00FC43D1">
          <w:pPr>
            <w:pStyle w:val="stBilgi"/>
            <w:rPr>
              <w:sz w:val="20"/>
            </w:rPr>
          </w:pPr>
          <w:r w:rsidRPr="00F748F5">
            <w:rPr>
              <w:sz w:val="20"/>
            </w:rPr>
            <w:t xml:space="preserve">Öğrenci No </w:t>
          </w:r>
        </w:p>
      </w:tc>
      <w:tc>
        <w:tcPr>
          <w:tcW w:w="562" w:type="dxa"/>
          <w:tcBorders>
            <w:top w:val="nil"/>
            <w:left w:val="nil"/>
            <w:bottom w:val="nil"/>
            <w:right w:val="single" w:sz="4" w:space="0" w:color="auto"/>
          </w:tcBorders>
          <w:shd w:val="clear" w:color="auto" w:fill="auto"/>
          <w:tcPrChange w:id="4" w:author="" w:date="2020-06-19T19:35:00Z">
            <w:tcPr>
              <w:tcW w:w="562" w:type="dxa"/>
              <w:gridSpan w:val="2"/>
              <w:tcBorders>
                <w:top w:val="nil"/>
                <w:left w:val="nil"/>
                <w:bottom w:val="nil"/>
                <w:right w:val="single" w:sz="4" w:space="0" w:color="auto"/>
              </w:tcBorders>
              <w:shd w:val="clear" w:color="auto" w:fill="auto"/>
            </w:tcPr>
          </w:tcPrChange>
        </w:tcPr>
        <w:p w:rsidR="001305AA" w:rsidRPr="00F748F5" w:rsidRDefault="001305AA" w:rsidP="00FC43D1">
          <w:pPr>
            <w:pStyle w:val="stBilgi"/>
            <w:rPr>
              <w:sz w:val="20"/>
            </w:rPr>
          </w:pPr>
          <w:r w:rsidRPr="00F748F5">
            <w:rPr>
              <w:sz w:val="20"/>
            </w:rPr>
            <w:t>:</w:t>
          </w:r>
        </w:p>
      </w:tc>
      <w:tc>
        <w:tcPr>
          <w:tcW w:w="562" w:type="dxa"/>
          <w:tcBorders>
            <w:left w:val="single" w:sz="4" w:space="0" w:color="auto"/>
            <w:bottom w:val="single" w:sz="4" w:space="0" w:color="auto"/>
          </w:tcBorders>
          <w:shd w:val="clear" w:color="auto" w:fill="auto"/>
          <w:tcPrChange w:id="5" w:author="" w:date="2020-06-19T19:35:00Z">
            <w:tcPr>
              <w:tcW w:w="562" w:type="dxa"/>
              <w:gridSpan w:val="2"/>
              <w:tcBorders>
                <w:left w:val="single" w:sz="4" w:space="0" w:color="auto"/>
                <w:bottom w:val="single" w:sz="4" w:space="0" w:color="auto"/>
              </w:tcBorders>
              <w:shd w:val="clear" w:color="auto" w:fill="auto"/>
            </w:tcPr>
          </w:tcPrChange>
        </w:tcPr>
        <w:p w:rsidR="001305AA" w:rsidRPr="00F748F5" w:rsidRDefault="001305AA" w:rsidP="00FC43D1">
          <w:pPr>
            <w:pStyle w:val="stBilgi"/>
            <w:rPr>
              <w:sz w:val="20"/>
            </w:rPr>
          </w:pPr>
          <w:ins w:id="6" w:author="" w:date="2020-06-19T15:19:00Z">
            <w:del w:id="7" w:author="" w:date="2022-06-08T23:24:00Z">
              <w:r w:rsidDel="00701201">
                <w:rPr>
                  <w:sz w:val="20"/>
                </w:rPr>
                <w:delText>█</w:delText>
              </w:r>
            </w:del>
          </w:ins>
        </w:p>
      </w:tc>
      <w:tc>
        <w:tcPr>
          <w:tcW w:w="587" w:type="dxa"/>
          <w:tcBorders>
            <w:bottom w:val="single" w:sz="4" w:space="0" w:color="auto"/>
          </w:tcBorders>
          <w:shd w:val="clear" w:color="auto" w:fill="auto"/>
          <w:tcPrChange w:id="8" w:author="" w:date="2020-06-19T19:35:00Z">
            <w:tcPr>
              <w:tcW w:w="587" w:type="dxa"/>
              <w:gridSpan w:val="2"/>
              <w:tcBorders>
                <w:bottom w:val="single" w:sz="4" w:space="0" w:color="auto"/>
              </w:tcBorders>
              <w:shd w:val="clear" w:color="auto" w:fill="auto"/>
            </w:tcPr>
          </w:tcPrChange>
        </w:tcPr>
        <w:p w:rsidR="001305AA" w:rsidRPr="00F748F5" w:rsidRDefault="001305AA" w:rsidP="00FC43D1">
          <w:pPr>
            <w:pStyle w:val="stBilgi"/>
            <w:rPr>
              <w:sz w:val="20"/>
            </w:rPr>
          </w:pPr>
          <w:ins w:id="9" w:author="" w:date="2020-06-19T15:19:00Z">
            <w:del w:id="10" w:author="" w:date="2022-06-08T23:24:00Z">
              <w:r w:rsidDel="00701201">
                <w:rPr>
                  <w:sz w:val="20"/>
                </w:rPr>
                <w:delText>█</w:delText>
              </w:r>
            </w:del>
          </w:ins>
        </w:p>
      </w:tc>
      <w:tc>
        <w:tcPr>
          <w:tcW w:w="587" w:type="dxa"/>
          <w:tcBorders>
            <w:bottom w:val="single" w:sz="4" w:space="0" w:color="auto"/>
          </w:tcBorders>
          <w:shd w:val="clear" w:color="auto" w:fill="auto"/>
          <w:tcPrChange w:id="11" w:author="" w:date="2020-06-19T19:35:00Z">
            <w:tcPr>
              <w:tcW w:w="587" w:type="dxa"/>
              <w:gridSpan w:val="2"/>
              <w:tcBorders>
                <w:bottom w:val="single" w:sz="4" w:space="0" w:color="auto"/>
              </w:tcBorders>
              <w:shd w:val="clear" w:color="auto" w:fill="auto"/>
            </w:tcPr>
          </w:tcPrChange>
        </w:tcPr>
        <w:p w:rsidR="001305AA" w:rsidRPr="00F748F5" w:rsidRDefault="001305AA" w:rsidP="00FC43D1">
          <w:pPr>
            <w:pStyle w:val="stBilgi"/>
            <w:rPr>
              <w:sz w:val="20"/>
            </w:rPr>
          </w:pPr>
          <w:ins w:id="12" w:author="" w:date="2020-06-19T15:19:00Z">
            <w:del w:id="13" w:author="" w:date="2022-06-08T23:24:00Z">
              <w:r w:rsidDel="00701201">
                <w:rPr>
                  <w:sz w:val="20"/>
                </w:rPr>
                <w:delText>█</w:delText>
              </w:r>
            </w:del>
          </w:ins>
        </w:p>
      </w:tc>
      <w:tc>
        <w:tcPr>
          <w:tcW w:w="587" w:type="dxa"/>
          <w:tcBorders>
            <w:bottom w:val="single" w:sz="4" w:space="0" w:color="auto"/>
          </w:tcBorders>
          <w:shd w:val="clear" w:color="auto" w:fill="auto"/>
          <w:tcPrChange w:id="14" w:author="" w:date="2020-06-19T19:35:00Z">
            <w:tcPr>
              <w:tcW w:w="587" w:type="dxa"/>
              <w:gridSpan w:val="2"/>
              <w:tcBorders>
                <w:bottom w:val="single" w:sz="4" w:space="0" w:color="auto"/>
              </w:tcBorders>
              <w:shd w:val="clear" w:color="auto" w:fill="auto"/>
            </w:tcPr>
          </w:tcPrChange>
        </w:tcPr>
        <w:p w:rsidR="001305AA" w:rsidRPr="00F748F5" w:rsidRDefault="001305AA" w:rsidP="00FC43D1">
          <w:pPr>
            <w:pStyle w:val="stBilgi"/>
            <w:rPr>
              <w:sz w:val="20"/>
            </w:rPr>
          </w:pPr>
          <w:ins w:id="15" w:author="" w:date="2020-06-19T15:19:00Z">
            <w:del w:id="16" w:author="" w:date="2022-06-08T23:24:00Z">
              <w:r w:rsidDel="00701201">
                <w:rPr>
                  <w:sz w:val="20"/>
                </w:rPr>
                <w:delText>█</w:delText>
              </w:r>
            </w:del>
          </w:ins>
        </w:p>
      </w:tc>
      <w:tc>
        <w:tcPr>
          <w:tcW w:w="587" w:type="dxa"/>
          <w:tcBorders>
            <w:bottom w:val="single" w:sz="4" w:space="0" w:color="auto"/>
          </w:tcBorders>
          <w:shd w:val="clear" w:color="auto" w:fill="auto"/>
          <w:tcPrChange w:id="17" w:author="" w:date="2020-06-19T19:35:00Z">
            <w:tcPr>
              <w:tcW w:w="587" w:type="dxa"/>
              <w:gridSpan w:val="2"/>
              <w:tcBorders>
                <w:bottom w:val="single" w:sz="4" w:space="0" w:color="auto"/>
              </w:tcBorders>
              <w:shd w:val="clear" w:color="auto" w:fill="auto"/>
            </w:tcPr>
          </w:tcPrChange>
        </w:tcPr>
        <w:p w:rsidR="001305AA" w:rsidRPr="00F748F5" w:rsidRDefault="001305AA" w:rsidP="00FC43D1">
          <w:pPr>
            <w:pStyle w:val="stBilgi"/>
            <w:rPr>
              <w:sz w:val="20"/>
            </w:rPr>
          </w:pPr>
          <w:ins w:id="18" w:author="" w:date="2020-06-19T15:19:00Z">
            <w:del w:id="19" w:author="" w:date="2022-06-08T23:24:00Z">
              <w:r w:rsidDel="00701201">
                <w:rPr>
                  <w:sz w:val="20"/>
                </w:rPr>
                <w:delText>█</w:delText>
              </w:r>
            </w:del>
          </w:ins>
        </w:p>
      </w:tc>
      <w:tc>
        <w:tcPr>
          <w:tcW w:w="587" w:type="dxa"/>
          <w:tcBorders>
            <w:bottom w:val="single" w:sz="4" w:space="0" w:color="auto"/>
          </w:tcBorders>
          <w:shd w:val="clear" w:color="auto" w:fill="auto"/>
          <w:tcPrChange w:id="20" w:author="" w:date="2020-06-19T19:35:00Z">
            <w:tcPr>
              <w:tcW w:w="587" w:type="dxa"/>
              <w:gridSpan w:val="2"/>
              <w:tcBorders>
                <w:bottom w:val="single" w:sz="4" w:space="0" w:color="auto"/>
              </w:tcBorders>
              <w:shd w:val="clear" w:color="auto" w:fill="auto"/>
            </w:tcPr>
          </w:tcPrChange>
        </w:tcPr>
        <w:p w:rsidR="001305AA" w:rsidRPr="00F748F5" w:rsidRDefault="001305AA" w:rsidP="00FC43D1">
          <w:pPr>
            <w:pStyle w:val="stBilgi"/>
            <w:rPr>
              <w:sz w:val="20"/>
            </w:rPr>
          </w:pPr>
          <w:ins w:id="21" w:author="" w:date="2020-06-19T15:19:00Z">
            <w:del w:id="22" w:author="" w:date="2022-06-08T23:24:00Z">
              <w:r w:rsidDel="00701201">
                <w:rPr>
                  <w:sz w:val="20"/>
                </w:rPr>
                <w:delText>█</w:delText>
              </w:r>
            </w:del>
          </w:ins>
        </w:p>
      </w:tc>
      <w:tc>
        <w:tcPr>
          <w:tcW w:w="587" w:type="dxa"/>
          <w:tcBorders>
            <w:bottom w:val="single" w:sz="4" w:space="0" w:color="auto"/>
          </w:tcBorders>
          <w:shd w:val="clear" w:color="auto" w:fill="auto"/>
          <w:tcPrChange w:id="23" w:author="" w:date="2020-06-19T19:35:00Z">
            <w:tcPr>
              <w:tcW w:w="587" w:type="dxa"/>
              <w:gridSpan w:val="2"/>
              <w:tcBorders>
                <w:bottom w:val="single" w:sz="4" w:space="0" w:color="auto"/>
              </w:tcBorders>
              <w:shd w:val="clear" w:color="auto" w:fill="auto"/>
            </w:tcPr>
          </w:tcPrChange>
        </w:tcPr>
        <w:p w:rsidR="001305AA" w:rsidRPr="00F748F5" w:rsidRDefault="001305AA" w:rsidP="00FC43D1">
          <w:pPr>
            <w:pStyle w:val="stBilgi"/>
            <w:rPr>
              <w:sz w:val="20"/>
            </w:rPr>
          </w:pPr>
          <w:ins w:id="24" w:author="" w:date="2020-06-19T15:19:00Z">
            <w:del w:id="25" w:author="" w:date="2022-06-08T23:24:00Z">
              <w:r w:rsidDel="00701201">
                <w:rPr>
                  <w:sz w:val="20"/>
                </w:rPr>
                <w:delText>█</w:delText>
              </w:r>
            </w:del>
          </w:ins>
        </w:p>
      </w:tc>
      <w:tc>
        <w:tcPr>
          <w:tcW w:w="587" w:type="dxa"/>
          <w:tcBorders>
            <w:bottom w:val="single" w:sz="4" w:space="0" w:color="auto"/>
          </w:tcBorders>
          <w:shd w:val="clear" w:color="auto" w:fill="auto"/>
          <w:tcPrChange w:id="26" w:author="" w:date="2020-06-19T19:35:00Z">
            <w:tcPr>
              <w:tcW w:w="587" w:type="dxa"/>
              <w:gridSpan w:val="2"/>
              <w:tcBorders>
                <w:bottom w:val="single" w:sz="4" w:space="0" w:color="auto"/>
              </w:tcBorders>
              <w:shd w:val="clear" w:color="auto" w:fill="auto"/>
            </w:tcPr>
          </w:tcPrChange>
        </w:tcPr>
        <w:p w:rsidR="001305AA" w:rsidRPr="00F748F5" w:rsidRDefault="001305AA" w:rsidP="00FC43D1">
          <w:pPr>
            <w:pStyle w:val="stBilgi"/>
            <w:rPr>
              <w:sz w:val="20"/>
            </w:rPr>
          </w:pPr>
          <w:ins w:id="27" w:author="" w:date="2020-06-19T15:19:00Z">
            <w:del w:id="28" w:author="" w:date="2022-06-08T23:24:00Z">
              <w:r w:rsidDel="00701201">
                <w:rPr>
                  <w:sz w:val="20"/>
                </w:rPr>
                <w:delText>█</w:delText>
              </w:r>
            </w:del>
          </w:ins>
        </w:p>
      </w:tc>
      <w:tc>
        <w:tcPr>
          <w:tcW w:w="587" w:type="dxa"/>
          <w:tcBorders>
            <w:bottom w:val="single" w:sz="4" w:space="0" w:color="auto"/>
          </w:tcBorders>
          <w:shd w:val="clear" w:color="auto" w:fill="auto"/>
          <w:tcPrChange w:id="29" w:author="" w:date="2020-06-19T19:35:00Z">
            <w:tcPr>
              <w:tcW w:w="587" w:type="dxa"/>
              <w:gridSpan w:val="2"/>
              <w:tcBorders>
                <w:bottom w:val="single" w:sz="4" w:space="0" w:color="auto"/>
              </w:tcBorders>
              <w:shd w:val="clear" w:color="auto" w:fill="auto"/>
            </w:tcPr>
          </w:tcPrChange>
        </w:tcPr>
        <w:p w:rsidR="001305AA" w:rsidRPr="00F748F5" w:rsidRDefault="001305AA" w:rsidP="00FC43D1">
          <w:pPr>
            <w:pStyle w:val="stBilgi"/>
            <w:rPr>
              <w:sz w:val="20"/>
            </w:rPr>
          </w:pPr>
          <w:ins w:id="30" w:author="" w:date="2020-06-19T15:19:00Z">
            <w:del w:id="31" w:author="" w:date="2022-06-08T23:24:00Z">
              <w:r w:rsidDel="00701201">
                <w:rPr>
                  <w:sz w:val="20"/>
                </w:rPr>
                <w:delText>█</w:delText>
              </w:r>
            </w:del>
          </w:ins>
        </w:p>
      </w:tc>
      <w:tc>
        <w:tcPr>
          <w:tcW w:w="459" w:type="dxa"/>
          <w:tcBorders>
            <w:bottom w:val="single" w:sz="4" w:space="0" w:color="auto"/>
          </w:tcBorders>
          <w:tcPrChange w:id="32" w:author="" w:date="2020-06-19T19:35:00Z">
            <w:tcPr>
              <w:tcW w:w="587" w:type="dxa"/>
              <w:gridSpan w:val="2"/>
              <w:tcBorders>
                <w:bottom w:val="single" w:sz="4" w:space="0" w:color="auto"/>
              </w:tcBorders>
            </w:tcPr>
          </w:tcPrChange>
        </w:tcPr>
        <w:p w:rsidR="001305AA" w:rsidRPr="00F748F5" w:rsidRDefault="001305AA" w:rsidP="00FC43D1">
          <w:pPr>
            <w:pStyle w:val="stBilgi"/>
            <w:rPr>
              <w:sz w:val="20"/>
            </w:rPr>
          </w:pPr>
          <w:ins w:id="33" w:author="" w:date="2020-06-19T15:19:00Z">
            <w:del w:id="34" w:author="" w:date="2022-06-08T23:24:00Z">
              <w:r w:rsidDel="00701201">
                <w:rPr>
                  <w:sz w:val="20"/>
                </w:rPr>
                <w:delText>█</w:delText>
              </w:r>
            </w:del>
          </w:ins>
        </w:p>
      </w:tc>
      <w:tc>
        <w:tcPr>
          <w:tcW w:w="7472" w:type="dxa"/>
          <w:vMerge w:val="restart"/>
          <w:tcPrChange w:id="35" w:author="" w:date="2020-06-19T19:35:00Z">
            <w:tcPr>
              <w:tcW w:w="7344" w:type="dxa"/>
              <w:gridSpan w:val="2"/>
              <w:vMerge w:val="restart"/>
            </w:tcPr>
          </w:tcPrChange>
        </w:tcPr>
        <w:p w:rsidR="001305AA" w:rsidRPr="00F748F5" w:rsidRDefault="001305AA" w:rsidP="00EC4C8F">
          <w:pPr>
            <w:pStyle w:val="stBilgi"/>
            <w:rPr>
              <w:sz w:val="20"/>
            </w:rPr>
          </w:pPr>
          <w:r>
            <w:rPr>
              <w:rFonts w:ascii="Times New Roman" w:hAnsi="Times New Roman"/>
              <w:b/>
              <w:sz w:val="18"/>
            </w:rPr>
            <w:t xml:space="preserve">Soruları iyi anlayıp, en iyi şekilde cevaplayınız. Sınav esnasında </w:t>
          </w:r>
          <w:r w:rsidRPr="00F41D00">
            <w:rPr>
              <w:rFonts w:ascii="Times New Roman" w:hAnsi="Times New Roman"/>
              <w:sz w:val="18"/>
            </w:rPr>
            <w:t>kalem silgi vs. alıp vermek</w:t>
          </w:r>
          <w:r>
            <w:rPr>
              <w:rFonts w:ascii="Times New Roman" w:hAnsi="Times New Roman"/>
              <w:b/>
              <w:sz w:val="18"/>
            </w:rPr>
            <w:t xml:space="preserve"> ve hesap makinesi kullanmak yasaktır. Sınav sırasında cep telefonlarınızı kapatınız. </w:t>
          </w:r>
        </w:p>
      </w:tc>
    </w:tr>
    <w:tr w:rsidR="001305AA" w:rsidRPr="00F748F5" w:rsidTr="00FA7EDB">
      <w:trPr>
        <w:trHeight w:val="352"/>
        <w:trPrChange w:id="36" w:author="" w:date="2020-06-19T19:35:00Z">
          <w:trPr>
            <w:gridBefore w:val="1"/>
            <w:trHeight w:val="334"/>
          </w:trPr>
        </w:trPrChange>
      </w:trPr>
      <w:tc>
        <w:tcPr>
          <w:tcW w:w="2226" w:type="dxa"/>
          <w:tcBorders>
            <w:top w:val="nil"/>
            <w:left w:val="nil"/>
            <w:bottom w:val="nil"/>
            <w:right w:val="nil"/>
          </w:tcBorders>
          <w:shd w:val="clear" w:color="auto" w:fill="auto"/>
          <w:tcPrChange w:id="37" w:author="" w:date="2020-06-19T19:35:00Z">
            <w:tcPr>
              <w:tcW w:w="2226" w:type="dxa"/>
              <w:gridSpan w:val="2"/>
              <w:tcBorders>
                <w:top w:val="nil"/>
                <w:left w:val="nil"/>
                <w:bottom w:val="nil"/>
                <w:right w:val="nil"/>
              </w:tcBorders>
              <w:shd w:val="clear" w:color="auto" w:fill="auto"/>
            </w:tcPr>
          </w:tcPrChange>
        </w:tcPr>
        <w:p w:rsidR="001305AA" w:rsidRPr="00F748F5" w:rsidRDefault="001305AA" w:rsidP="00FC43D1">
          <w:pPr>
            <w:pStyle w:val="stBilgi"/>
            <w:rPr>
              <w:sz w:val="20"/>
            </w:rPr>
          </w:pPr>
          <w:r w:rsidRPr="00F748F5">
            <w:rPr>
              <w:sz w:val="20"/>
            </w:rPr>
            <w:t>Adı</w:t>
          </w:r>
        </w:p>
      </w:tc>
      <w:tc>
        <w:tcPr>
          <w:tcW w:w="562" w:type="dxa"/>
          <w:tcBorders>
            <w:top w:val="nil"/>
            <w:left w:val="nil"/>
            <w:bottom w:val="nil"/>
            <w:right w:val="nil"/>
          </w:tcBorders>
          <w:shd w:val="clear" w:color="auto" w:fill="auto"/>
          <w:tcPrChange w:id="38" w:author="" w:date="2020-06-19T19:35:00Z">
            <w:tcPr>
              <w:tcW w:w="562" w:type="dxa"/>
              <w:gridSpan w:val="2"/>
              <w:tcBorders>
                <w:top w:val="nil"/>
                <w:left w:val="nil"/>
                <w:bottom w:val="nil"/>
                <w:right w:val="nil"/>
              </w:tcBorders>
              <w:shd w:val="clear" w:color="auto" w:fill="auto"/>
            </w:tcPr>
          </w:tcPrChange>
        </w:tcPr>
        <w:p w:rsidR="001305AA" w:rsidRPr="00F748F5" w:rsidRDefault="001305AA" w:rsidP="00FC43D1">
          <w:pPr>
            <w:pStyle w:val="stBilgi"/>
            <w:rPr>
              <w:sz w:val="20"/>
            </w:rPr>
          </w:pPr>
          <w:r w:rsidRPr="00F748F5">
            <w:rPr>
              <w:sz w:val="20"/>
            </w:rPr>
            <w:t>:</w:t>
          </w:r>
        </w:p>
      </w:tc>
      <w:tc>
        <w:tcPr>
          <w:tcW w:w="562" w:type="dxa"/>
          <w:tcBorders>
            <w:left w:val="nil"/>
            <w:right w:val="nil"/>
          </w:tcBorders>
          <w:shd w:val="clear" w:color="auto" w:fill="auto"/>
          <w:tcPrChange w:id="39" w:author="" w:date="2020-06-19T19:35:00Z">
            <w:tcPr>
              <w:tcW w:w="562" w:type="dxa"/>
              <w:gridSpan w:val="2"/>
              <w:tcBorders>
                <w:left w:val="nil"/>
                <w:right w:val="nil"/>
              </w:tcBorders>
              <w:shd w:val="clear" w:color="auto" w:fill="auto"/>
            </w:tcPr>
          </w:tcPrChange>
        </w:tcPr>
        <w:p w:rsidR="001305AA" w:rsidRPr="006B7485" w:rsidRDefault="001305AA" w:rsidP="00FC43D1">
          <w:pPr>
            <w:pStyle w:val="stBilgi"/>
            <w:rPr>
              <w:sz w:val="14"/>
              <w:szCs w:val="14"/>
              <w:rPrChange w:id="40" w:author="" w:date="2020-06-19T23:27:00Z">
                <w:rPr>
                  <w:sz w:val="20"/>
                </w:rPr>
              </w:rPrChange>
            </w:rPr>
          </w:pPr>
          <w:ins w:id="41" w:author="" w:date="2020-06-19T15:19:00Z">
            <w:del w:id="42" w:author="" w:date="2022-06-08T23:23:00Z">
              <w:r w:rsidRPr="006B7485" w:rsidDel="00701201">
                <w:rPr>
                  <w:sz w:val="14"/>
                  <w:szCs w:val="14"/>
                  <w:rPrChange w:id="43" w:author="" w:date="2020-06-19T23:27:00Z">
                    <w:rPr>
                      <w:sz w:val="20"/>
                    </w:rPr>
                  </w:rPrChange>
                </w:rPr>
                <w:delText>█████</w:delText>
              </w:r>
            </w:del>
          </w:ins>
        </w:p>
      </w:tc>
      <w:tc>
        <w:tcPr>
          <w:tcW w:w="587" w:type="dxa"/>
          <w:tcBorders>
            <w:left w:val="nil"/>
            <w:right w:val="nil"/>
          </w:tcBorders>
          <w:shd w:val="clear" w:color="auto" w:fill="auto"/>
          <w:tcPrChange w:id="44"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45"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46"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47"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48"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49"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50"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51"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459" w:type="dxa"/>
          <w:tcBorders>
            <w:left w:val="nil"/>
          </w:tcBorders>
          <w:tcPrChange w:id="52" w:author="" w:date="2020-06-19T19:35:00Z">
            <w:tcPr>
              <w:tcW w:w="587" w:type="dxa"/>
              <w:gridSpan w:val="2"/>
              <w:tcBorders>
                <w:left w:val="nil"/>
              </w:tcBorders>
            </w:tcPr>
          </w:tcPrChange>
        </w:tcPr>
        <w:p w:rsidR="001305AA" w:rsidRPr="00F748F5" w:rsidRDefault="001305AA" w:rsidP="00FC43D1">
          <w:pPr>
            <w:pStyle w:val="stBilgi"/>
            <w:rPr>
              <w:sz w:val="20"/>
            </w:rPr>
          </w:pPr>
        </w:p>
      </w:tc>
      <w:tc>
        <w:tcPr>
          <w:tcW w:w="7472" w:type="dxa"/>
          <w:vMerge/>
          <w:tcPrChange w:id="53" w:author="" w:date="2020-06-19T19:35:00Z">
            <w:tcPr>
              <w:tcW w:w="7344" w:type="dxa"/>
              <w:gridSpan w:val="2"/>
              <w:vMerge/>
            </w:tcPr>
          </w:tcPrChange>
        </w:tcPr>
        <w:p w:rsidR="001305AA" w:rsidRPr="00F748F5" w:rsidRDefault="001305AA" w:rsidP="00FC43D1">
          <w:pPr>
            <w:pStyle w:val="stBilgi"/>
            <w:rPr>
              <w:sz w:val="20"/>
            </w:rPr>
          </w:pPr>
        </w:p>
      </w:tc>
    </w:tr>
    <w:tr w:rsidR="001305AA" w:rsidRPr="00F748F5" w:rsidTr="00FA7EDB">
      <w:trPr>
        <w:trHeight w:val="334"/>
        <w:trPrChange w:id="54" w:author="" w:date="2020-06-19T19:35:00Z">
          <w:trPr>
            <w:gridAfter w:val="0"/>
            <w:trHeight w:val="334"/>
          </w:trPr>
        </w:trPrChange>
      </w:trPr>
      <w:tc>
        <w:tcPr>
          <w:tcW w:w="2226" w:type="dxa"/>
          <w:tcBorders>
            <w:top w:val="nil"/>
            <w:left w:val="nil"/>
            <w:bottom w:val="nil"/>
            <w:right w:val="nil"/>
          </w:tcBorders>
          <w:shd w:val="clear" w:color="auto" w:fill="auto"/>
          <w:tcPrChange w:id="55" w:author="" w:date="2020-06-19T19:35:00Z">
            <w:tcPr>
              <w:tcW w:w="2226" w:type="dxa"/>
              <w:gridSpan w:val="2"/>
              <w:tcBorders>
                <w:top w:val="nil"/>
                <w:left w:val="nil"/>
                <w:bottom w:val="nil"/>
                <w:right w:val="nil"/>
              </w:tcBorders>
              <w:shd w:val="clear" w:color="auto" w:fill="auto"/>
            </w:tcPr>
          </w:tcPrChange>
        </w:tcPr>
        <w:p w:rsidR="001305AA" w:rsidRPr="00F748F5" w:rsidRDefault="001305AA" w:rsidP="00FC43D1">
          <w:pPr>
            <w:pStyle w:val="stBilgi"/>
            <w:rPr>
              <w:sz w:val="20"/>
            </w:rPr>
          </w:pPr>
          <w:r>
            <w:rPr>
              <w:sz w:val="20"/>
            </w:rPr>
            <w:t>Soyadı</w:t>
          </w:r>
        </w:p>
      </w:tc>
      <w:tc>
        <w:tcPr>
          <w:tcW w:w="562" w:type="dxa"/>
          <w:tcBorders>
            <w:top w:val="nil"/>
            <w:left w:val="nil"/>
            <w:bottom w:val="nil"/>
            <w:right w:val="nil"/>
          </w:tcBorders>
          <w:shd w:val="clear" w:color="auto" w:fill="auto"/>
          <w:tcPrChange w:id="56" w:author="" w:date="2020-06-19T19:35:00Z">
            <w:tcPr>
              <w:tcW w:w="562" w:type="dxa"/>
              <w:gridSpan w:val="2"/>
              <w:tcBorders>
                <w:top w:val="nil"/>
                <w:left w:val="nil"/>
                <w:bottom w:val="nil"/>
                <w:right w:val="nil"/>
              </w:tcBorders>
              <w:shd w:val="clear" w:color="auto" w:fill="auto"/>
            </w:tcPr>
          </w:tcPrChange>
        </w:tcPr>
        <w:p w:rsidR="001305AA" w:rsidRPr="00F748F5" w:rsidRDefault="001305AA" w:rsidP="00FC43D1">
          <w:pPr>
            <w:pStyle w:val="stBilgi"/>
            <w:rPr>
              <w:sz w:val="20"/>
            </w:rPr>
          </w:pPr>
          <w:r>
            <w:rPr>
              <w:sz w:val="20"/>
            </w:rPr>
            <w:t>:</w:t>
          </w:r>
        </w:p>
      </w:tc>
      <w:tc>
        <w:tcPr>
          <w:tcW w:w="562" w:type="dxa"/>
          <w:tcBorders>
            <w:left w:val="nil"/>
            <w:right w:val="nil"/>
          </w:tcBorders>
          <w:shd w:val="clear" w:color="auto" w:fill="auto"/>
          <w:tcPrChange w:id="57" w:author="" w:date="2020-06-19T19:35:00Z">
            <w:tcPr>
              <w:tcW w:w="562" w:type="dxa"/>
              <w:gridSpan w:val="2"/>
              <w:tcBorders>
                <w:left w:val="nil"/>
                <w:right w:val="nil"/>
              </w:tcBorders>
              <w:shd w:val="clear" w:color="auto" w:fill="auto"/>
            </w:tcPr>
          </w:tcPrChange>
        </w:tcPr>
        <w:p w:rsidR="001305AA" w:rsidRPr="006B7485" w:rsidRDefault="001305AA" w:rsidP="00FC43D1">
          <w:pPr>
            <w:pStyle w:val="stBilgi"/>
            <w:rPr>
              <w:sz w:val="14"/>
              <w:szCs w:val="14"/>
              <w:rPrChange w:id="58" w:author="" w:date="2020-06-19T23:27:00Z">
                <w:rPr>
                  <w:sz w:val="20"/>
                </w:rPr>
              </w:rPrChange>
            </w:rPr>
          </w:pPr>
          <w:ins w:id="59" w:author="" w:date="2020-06-19T15:19:00Z">
            <w:del w:id="60" w:author="" w:date="2022-06-08T23:24:00Z">
              <w:r w:rsidRPr="006B7485" w:rsidDel="00701201">
                <w:rPr>
                  <w:sz w:val="14"/>
                  <w:szCs w:val="14"/>
                  <w:rPrChange w:id="61" w:author="" w:date="2020-06-19T23:27:00Z">
                    <w:rPr>
                      <w:sz w:val="20"/>
                    </w:rPr>
                  </w:rPrChange>
                </w:rPr>
                <w:delText>█████</w:delText>
              </w:r>
            </w:del>
          </w:ins>
        </w:p>
      </w:tc>
      <w:tc>
        <w:tcPr>
          <w:tcW w:w="587" w:type="dxa"/>
          <w:tcBorders>
            <w:left w:val="nil"/>
            <w:right w:val="nil"/>
          </w:tcBorders>
          <w:shd w:val="clear" w:color="auto" w:fill="auto"/>
          <w:tcPrChange w:id="62"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63"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64"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65"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66"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67"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68"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587" w:type="dxa"/>
          <w:tcBorders>
            <w:left w:val="nil"/>
            <w:right w:val="nil"/>
          </w:tcBorders>
          <w:shd w:val="clear" w:color="auto" w:fill="auto"/>
          <w:tcPrChange w:id="69" w:author="" w:date="2020-06-19T19:35:00Z">
            <w:tcPr>
              <w:tcW w:w="587" w:type="dxa"/>
              <w:gridSpan w:val="2"/>
              <w:tcBorders>
                <w:left w:val="nil"/>
                <w:right w:val="nil"/>
              </w:tcBorders>
              <w:shd w:val="clear" w:color="auto" w:fill="auto"/>
            </w:tcPr>
          </w:tcPrChange>
        </w:tcPr>
        <w:p w:rsidR="001305AA" w:rsidRPr="00F748F5" w:rsidRDefault="001305AA" w:rsidP="00FC43D1">
          <w:pPr>
            <w:pStyle w:val="stBilgi"/>
            <w:rPr>
              <w:sz w:val="20"/>
            </w:rPr>
          </w:pPr>
        </w:p>
      </w:tc>
      <w:tc>
        <w:tcPr>
          <w:tcW w:w="459" w:type="dxa"/>
          <w:tcBorders>
            <w:left w:val="nil"/>
          </w:tcBorders>
          <w:tcPrChange w:id="70" w:author="" w:date="2020-06-19T19:35:00Z">
            <w:tcPr>
              <w:tcW w:w="587" w:type="dxa"/>
              <w:gridSpan w:val="2"/>
              <w:tcBorders>
                <w:left w:val="nil"/>
              </w:tcBorders>
            </w:tcPr>
          </w:tcPrChange>
        </w:tcPr>
        <w:p w:rsidR="001305AA" w:rsidRPr="00F748F5" w:rsidRDefault="001305AA" w:rsidP="00FC43D1">
          <w:pPr>
            <w:pStyle w:val="stBilgi"/>
            <w:rPr>
              <w:sz w:val="20"/>
            </w:rPr>
          </w:pPr>
        </w:p>
      </w:tc>
      <w:tc>
        <w:tcPr>
          <w:tcW w:w="7472" w:type="dxa"/>
          <w:vMerge/>
          <w:tcPrChange w:id="71" w:author="" w:date="2020-06-19T19:35:00Z">
            <w:tcPr>
              <w:tcW w:w="7344" w:type="dxa"/>
              <w:gridSpan w:val="2"/>
              <w:vMerge/>
            </w:tcPr>
          </w:tcPrChange>
        </w:tcPr>
        <w:p w:rsidR="001305AA" w:rsidRPr="00F748F5" w:rsidRDefault="001305AA" w:rsidP="00FC43D1">
          <w:pPr>
            <w:pStyle w:val="stBilgi"/>
            <w:rPr>
              <w:sz w:val="20"/>
            </w:rPr>
          </w:pPr>
        </w:p>
      </w:tc>
    </w:tr>
  </w:tbl>
  <w:p w:rsidR="001305AA" w:rsidRPr="00F748F5" w:rsidRDefault="001305AA" w:rsidP="00EC4C8F">
    <w:pPr>
      <w:pStyle w:val="stBilgi"/>
      <w:jc w:val="right"/>
      <w:rPr>
        <w:sz w:val="20"/>
      </w:rPr>
    </w:pPr>
    <w:r>
      <w:rPr>
        <w:sz w:val="20"/>
      </w:rPr>
      <w:tab/>
    </w:r>
    <w:r>
      <w:rPr>
        <w:sz w:val="20"/>
      </w:rPr>
      <w:tab/>
    </w:r>
    <w:r>
      <w:rPr>
        <w:sz w:val="20"/>
      </w:rPr>
      <w:tab/>
    </w:r>
    <w:r>
      <w:rPr>
        <w:b/>
        <w:sz w:val="20"/>
      </w:rPr>
      <w:t>19.06</w:t>
    </w:r>
    <w:r w:rsidRPr="009C222B">
      <w:rPr>
        <w:b/>
        <w:sz w:val="20"/>
      </w:rPr>
      <w:t>.201</w:t>
    </w:r>
    <w:r>
      <w:rPr>
        <w:b/>
        <w:sz w:val="20"/>
      </w:rPr>
      <w:t>9</w:t>
    </w:r>
  </w:p>
  <w:p w:rsidR="001305AA" w:rsidRDefault="001305AA">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5AA" w:rsidRPr="00435542" w:rsidRDefault="001305AA" w:rsidP="00435542">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321E0"/>
    <w:multiLevelType w:val="hybridMultilevel"/>
    <w:tmpl w:val="C706CE14"/>
    <w:lvl w:ilvl="0" w:tplc="5F2EBB30">
      <w:start w:val="13"/>
      <w:numFmt w:val="bullet"/>
      <w:lvlText w:val="-"/>
      <w:lvlJc w:val="left"/>
      <w:pPr>
        <w:ind w:left="1080" w:hanging="360"/>
      </w:pPr>
      <w:rPr>
        <w:rFonts w:ascii="Calibri" w:eastAsiaTheme="minorHAns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4128657B"/>
    <w:multiLevelType w:val="hybridMultilevel"/>
    <w:tmpl w:val="5A7A54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
    <w15:presenceInfo w15:providerId="Windows Live" w15:userId=""/>
  </w15:person>
  <w15:person w15:author="">
    <w15:presenceInfo w15:providerId="Windows Liv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3D1"/>
    <w:rsid w:val="00002E29"/>
    <w:rsid w:val="00005502"/>
    <w:rsid w:val="00023676"/>
    <w:rsid w:val="00035B26"/>
    <w:rsid w:val="000471A3"/>
    <w:rsid w:val="00056510"/>
    <w:rsid w:val="000678A3"/>
    <w:rsid w:val="00083D3F"/>
    <w:rsid w:val="000A24CA"/>
    <w:rsid w:val="000C51B9"/>
    <w:rsid w:val="000D15A3"/>
    <w:rsid w:val="000E037D"/>
    <w:rsid w:val="000E4D3E"/>
    <w:rsid w:val="001305AA"/>
    <w:rsid w:val="00133B6B"/>
    <w:rsid w:val="00144E67"/>
    <w:rsid w:val="00151464"/>
    <w:rsid w:val="00185A55"/>
    <w:rsid w:val="001A3C01"/>
    <w:rsid w:val="001C16F3"/>
    <w:rsid w:val="001C4FCE"/>
    <w:rsid w:val="001D6FA5"/>
    <w:rsid w:val="00212556"/>
    <w:rsid w:val="00226614"/>
    <w:rsid w:val="0025272C"/>
    <w:rsid w:val="00286BEC"/>
    <w:rsid w:val="002B44FF"/>
    <w:rsid w:val="002C6233"/>
    <w:rsid w:val="00310671"/>
    <w:rsid w:val="003340D1"/>
    <w:rsid w:val="003500A9"/>
    <w:rsid w:val="003528C1"/>
    <w:rsid w:val="003915B4"/>
    <w:rsid w:val="003C4B2E"/>
    <w:rsid w:val="003D1AE3"/>
    <w:rsid w:val="00404A75"/>
    <w:rsid w:val="004312A6"/>
    <w:rsid w:val="00435542"/>
    <w:rsid w:val="0044641B"/>
    <w:rsid w:val="00480D05"/>
    <w:rsid w:val="004F5DB2"/>
    <w:rsid w:val="004F759E"/>
    <w:rsid w:val="00501886"/>
    <w:rsid w:val="00521C1B"/>
    <w:rsid w:val="00523BED"/>
    <w:rsid w:val="00535747"/>
    <w:rsid w:val="005508D3"/>
    <w:rsid w:val="005521D8"/>
    <w:rsid w:val="00575BFA"/>
    <w:rsid w:val="005A7DB6"/>
    <w:rsid w:val="00621E51"/>
    <w:rsid w:val="0062456A"/>
    <w:rsid w:val="006322BD"/>
    <w:rsid w:val="00660A58"/>
    <w:rsid w:val="00664118"/>
    <w:rsid w:val="00681CC7"/>
    <w:rsid w:val="006B7485"/>
    <w:rsid w:val="006D6ACD"/>
    <w:rsid w:val="00701201"/>
    <w:rsid w:val="00701587"/>
    <w:rsid w:val="00706D92"/>
    <w:rsid w:val="00732FE8"/>
    <w:rsid w:val="00745600"/>
    <w:rsid w:val="0074562E"/>
    <w:rsid w:val="00746F5E"/>
    <w:rsid w:val="00754CC7"/>
    <w:rsid w:val="00762FB7"/>
    <w:rsid w:val="007778D5"/>
    <w:rsid w:val="00796010"/>
    <w:rsid w:val="007A5AB0"/>
    <w:rsid w:val="007B4A2E"/>
    <w:rsid w:val="007C2DCD"/>
    <w:rsid w:val="007C7285"/>
    <w:rsid w:val="007D6F4A"/>
    <w:rsid w:val="007F6B22"/>
    <w:rsid w:val="00886E5B"/>
    <w:rsid w:val="00894061"/>
    <w:rsid w:val="008A6E5A"/>
    <w:rsid w:val="008A6FEB"/>
    <w:rsid w:val="008B591E"/>
    <w:rsid w:val="008C24E9"/>
    <w:rsid w:val="008C2BB0"/>
    <w:rsid w:val="008C773C"/>
    <w:rsid w:val="008E0486"/>
    <w:rsid w:val="009071A9"/>
    <w:rsid w:val="00911E5D"/>
    <w:rsid w:val="0091571A"/>
    <w:rsid w:val="009404F6"/>
    <w:rsid w:val="00956DEE"/>
    <w:rsid w:val="009D0924"/>
    <w:rsid w:val="009E29BB"/>
    <w:rsid w:val="00A1614C"/>
    <w:rsid w:val="00A44554"/>
    <w:rsid w:val="00A57BD5"/>
    <w:rsid w:val="00A728EC"/>
    <w:rsid w:val="00AD672B"/>
    <w:rsid w:val="00AF7DC4"/>
    <w:rsid w:val="00B14988"/>
    <w:rsid w:val="00B27B65"/>
    <w:rsid w:val="00B623B5"/>
    <w:rsid w:val="00B954EE"/>
    <w:rsid w:val="00B97F12"/>
    <w:rsid w:val="00BA14A0"/>
    <w:rsid w:val="00BD05C0"/>
    <w:rsid w:val="00BF5DE0"/>
    <w:rsid w:val="00C14456"/>
    <w:rsid w:val="00C239CE"/>
    <w:rsid w:val="00C43A75"/>
    <w:rsid w:val="00C57317"/>
    <w:rsid w:val="00C70BC1"/>
    <w:rsid w:val="00C84790"/>
    <w:rsid w:val="00C9359F"/>
    <w:rsid w:val="00C95478"/>
    <w:rsid w:val="00CA3F1C"/>
    <w:rsid w:val="00CA432E"/>
    <w:rsid w:val="00CC3F61"/>
    <w:rsid w:val="00D43A44"/>
    <w:rsid w:val="00D81AFE"/>
    <w:rsid w:val="00DA4D52"/>
    <w:rsid w:val="00DA4E53"/>
    <w:rsid w:val="00DA6560"/>
    <w:rsid w:val="00DF2C98"/>
    <w:rsid w:val="00DF7070"/>
    <w:rsid w:val="00E03C69"/>
    <w:rsid w:val="00E04BAC"/>
    <w:rsid w:val="00E1507B"/>
    <w:rsid w:val="00E4518F"/>
    <w:rsid w:val="00E51D2D"/>
    <w:rsid w:val="00E53D67"/>
    <w:rsid w:val="00E64EF0"/>
    <w:rsid w:val="00E859F9"/>
    <w:rsid w:val="00EB048C"/>
    <w:rsid w:val="00EB757F"/>
    <w:rsid w:val="00EC4C8F"/>
    <w:rsid w:val="00EE1FCD"/>
    <w:rsid w:val="00F27CE7"/>
    <w:rsid w:val="00F423BA"/>
    <w:rsid w:val="00F62C75"/>
    <w:rsid w:val="00F63456"/>
    <w:rsid w:val="00F7410D"/>
    <w:rsid w:val="00FA7EDB"/>
    <w:rsid w:val="00FB6CDD"/>
    <w:rsid w:val="00FC43D1"/>
    <w:rsid w:val="00FD7B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F511D"/>
  <w15:chartTrackingRefBased/>
  <w15:docId w15:val="{47C76202-6473-4B61-9959-ADF0913D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2E29"/>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C43D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C43D1"/>
  </w:style>
  <w:style w:type="paragraph" w:styleId="AltBilgi">
    <w:name w:val="footer"/>
    <w:basedOn w:val="Normal"/>
    <w:link w:val="AltBilgiChar"/>
    <w:uiPriority w:val="99"/>
    <w:unhideWhenUsed/>
    <w:rsid w:val="00FC43D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C43D1"/>
  </w:style>
  <w:style w:type="paragraph" w:styleId="ListeParagraf">
    <w:name w:val="List Paragraph"/>
    <w:basedOn w:val="Normal"/>
    <w:uiPriority w:val="34"/>
    <w:qFormat/>
    <w:rsid w:val="00310671"/>
    <w:pPr>
      <w:ind w:left="720"/>
      <w:contextualSpacing/>
    </w:pPr>
  </w:style>
  <w:style w:type="table" w:styleId="TabloKlavuzu">
    <w:name w:val="Table Grid"/>
    <w:basedOn w:val="NormalTablo"/>
    <w:uiPriority w:val="39"/>
    <w:rsid w:val="00334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E64EF0"/>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64E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2.emf"/><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6</Pages>
  <Words>1406</Words>
  <Characters>8018</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360</cp:revision>
  <cp:lastPrinted>2019-06-12T14:05:00Z</cp:lastPrinted>
  <dcterms:created xsi:type="dcterms:W3CDTF">2020-06-16T10:07:00Z</dcterms:created>
  <dcterms:modified xsi:type="dcterms:W3CDTF">2022-06-08T20:24:00Z</dcterms:modified>
</cp:coreProperties>
</file>